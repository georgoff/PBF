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B68E9" w14:textId="3BD400C0" w:rsidR="00DB758D" w:rsidRPr="009F35C2" w:rsidRDefault="00DB758D" w:rsidP="00DB758D">
      <w:pPr>
        <w:pStyle w:val="Title"/>
        <w:spacing w:line="276" w:lineRule="auto"/>
        <w:ind w:firstLine="0"/>
        <w:rPr>
          <w:rFonts w:asciiTheme="minorHAnsi" w:hAnsiTheme="minorHAnsi"/>
          <w:b/>
          <w:color w:val="000000" w:themeColor="text1"/>
          <w:lang w:val="en-GB" w:eastAsia="en-US"/>
        </w:rPr>
      </w:pPr>
      <w:bookmarkStart w:id="0" w:name="OLE_LINK1"/>
      <w:bookmarkStart w:id="1" w:name="OLE_LINK2"/>
      <w:r w:rsidRPr="009F35C2">
        <w:rPr>
          <w:rFonts w:asciiTheme="minorHAnsi" w:hAnsiTheme="minorHAnsi"/>
          <w:b/>
          <w:color w:val="000000" w:themeColor="text1"/>
          <w:lang w:val="en-GB" w:eastAsia="en-US"/>
        </w:rPr>
        <w:t xml:space="preserve">Pareto Rules for Malaria </w:t>
      </w:r>
      <w:r w:rsidR="003F65E0" w:rsidRPr="009F35C2">
        <w:rPr>
          <w:rFonts w:asciiTheme="minorHAnsi" w:hAnsiTheme="minorHAnsi"/>
          <w:b/>
          <w:color w:val="000000" w:themeColor="text1"/>
          <w:lang w:val="en-GB" w:eastAsia="en-US"/>
        </w:rPr>
        <w:t>Super-spreaders and</w:t>
      </w:r>
      <w:r w:rsidRPr="009F35C2">
        <w:rPr>
          <w:rFonts w:asciiTheme="minorHAnsi" w:hAnsiTheme="minorHAnsi"/>
          <w:b/>
          <w:color w:val="000000" w:themeColor="text1"/>
          <w:lang w:val="en-GB" w:eastAsia="en-US"/>
        </w:rPr>
        <w:t xml:space="preserve"> Super-spreading </w:t>
      </w:r>
    </w:p>
    <w:p w14:paraId="5C549300" w14:textId="77777777" w:rsidR="00DB758D" w:rsidRPr="009F35C2" w:rsidRDefault="00DB758D" w:rsidP="00DB758D">
      <w:pPr>
        <w:rPr>
          <w:color w:val="000000" w:themeColor="text1"/>
          <w:lang w:val="en-GB"/>
        </w:rPr>
      </w:pPr>
    </w:p>
    <w:p w14:paraId="33985778" w14:textId="35DF348C" w:rsidR="00DB758D" w:rsidRPr="009F35C2" w:rsidRDefault="00DB758D" w:rsidP="00AA6B64">
      <w:pPr>
        <w:pStyle w:val="Subtitle"/>
        <w:ind w:firstLine="0"/>
        <w:rPr>
          <w:color w:val="000000" w:themeColor="text1"/>
          <w:vertAlign w:val="superscript"/>
          <w:lang w:val="en-GB" w:eastAsia="en-US"/>
        </w:rPr>
      </w:pPr>
      <w:r w:rsidRPr="009F35C2">
        <w:rPr>
          <w:color w:val="000000" w:themeColor="text1"/>
          <w:lang w:val="en-GB" w:eastAsia="en-US"/>
        </w:rPr>
        <w:t>Laura Cooper</w:t>
      </w:r>
      <w:r w:rsidRPr="009F35C2">
        <w:rPr>
          <w:color w:val="000000" w:themeColor="text1"/>
          <w:vertAlign w:val="superscript"/>
          <w:lang w:val="en-GB" w:eastAsia="en-US"/>
        </w:rPr>
        <w:t>1,2</w:t>
      </w:r>
      <w:r w:rsidRPr="009F35C2">
        <w:rPr>
          <w:color w:val="000000" w:themeColor="text1"/>
          <w:lang w:val="en-GB" w:eastAsia="en-US"/>
        </w:rPr>
        <w:t>, Su Yun Kang</w:t>
      </w:r>
      <w:r w:rsidRPr="009F35C2">
        <w:rPr>
          <w:color w:val="000000" w:themeColor="text1"/>
          <w:vertAlign w:val="superscript"/>
          <w:lang w:val="en-GB" w:eastAsia="en-US"/>
        </w:rPr>
        <w:t>3</w:t>
      </w:r>
      <w:r w:rsidRPr="009F35C2">
        <w:rPr>
          <w:color w:val="000000" w:themeColor="text1"/>
          <w:lang w:val="en-GB" w:eastAsia="en-US"/>
        </w:rPr>
        <w:t>, Donal Bisanzio</w:t>
      </w:r>
      <w:r w:rsidRPr="009F35C2">
        <w:rPr>
          <w:color w:val="000000" w:themeColor="text1"/>
          <w:vertAlign w:val="superscript"/>
          <w:lang w:val="en-GB" w:eastAsia="en-US"/>
        </w:rPr>
        <w:t>3</w:t>
      </w:r>
      <w:r w:rsidRPr="009F35C2">
        <w:rPr>
          <w:color w:val="000000" w:themeColor="text1"/>
          <w:lang w:val="en-GB" w:eastAsia="en-US"/>
        </w:rPr>
        <w:t xml:space="preserve">, </w:t>
      </w:r>
      <w:proofErr w:type="spellStart"/>
      <w:r w:rsidR="00AA6B64" w:rsidRPr="009F35C2">
        <w:rPr>
          <w:color w:val="000000" w:themeColor="text1"/>
          <w:lang w:val="en-GB" w:eastAsia="en-US"/>
        </w:rPr>
        <w:t>Kilama</w:t>
      </w:r>
      <w:proofErr w:type="spellEnd"/>
      <w:r w:rsidR="00AA6B64" w:rsidRPr="009F35C2">
        <w:rPr>
          <w:color w:val="000000" w:themeColor="text1"/>
          <w:lang w:val="en-GB" w:eastAsia="en-US"/>
        </w:rPr>
        <w:t xml:space="preserve"> Maxwell</w:t>
      </w:r>
      <w:r w:rsidR="00AA6B64" w:rsidRPr="009F35C2">
        <w:rPr>
          <w:color w:val="000000" w:themeColor="text1"/>
          <w:vertAlign w:val="superscript"/>
          <w:lang w:val="en-GB" w:eastAsia="en-US"/>
        </w:rPr>
        <w:t>4</w:t>
      </w:r>
      <w:r w:rsidR="00AA6B64" w:rsidRPr="009F35C2">
        <w:rPr>
          <w:color w:val="000000" w:themeColor="text1"/>
          <w:lang w:val="en-GB" w:eastAsia="en-US"/>
        </w:rPr>
        <w:t xml:space="preserve">, </w:t>
      </w:r>
      <w:r w:rsidRPr="009F35C2">
        <w:rPr>
          <w:color w:val="000000" w:themeColor="text1"/>
          <w:lang w:val="en-GB" w:eastAsia="en-US"/>
        </w:rPr>
        <w:t>Isabel Rodriguez-Barraquer</w:t>
      </w:r>
      <w:r w:rsidRPr="009F35C2">
        <w:rPr>
          <w:color w:val="000000" w:themeColor="text1"/>
          <w:vertAlign w:val="superscript"/>
          <w:lang w:val="en-GB" w:eastAsia="en-US"/>
        </w:rPr>
        <w:t>5</w:t>
      </w:r>
      <w:r w:rsidRPr="009F35C2">
        <w:rPr>
          <w:color w:val="000000" w:themeColor="text1"/>
          <w:lang w:val="en-GB" w:eastAsia="en-US"/>
        </w:rPr>
        <w:t>, Bryan Greenhouse</w:t>
      </w:r>
      <w:r w:rsidRPr="009F35C2">
        <w:rPr>
          <w:color w:val="000000" w:themeColor="text1"/>
          <w:vertAlign w:val="superscript"/>
          <w:lang w:val="en-GB" w:eastAsia="en-US"/>
        </w:rPr>
        <w:t>6</w:t>
      </w:r>
      <w:r w:rsidRPr="009F35C2">
        <w:rPr>
          <w:color w:val="000000" w:themeColor="text1"/>
          <w:lang w:val="en-GB" w:eastAsia="en-US"/>
        </w:rPr>
        <w:t>, Chris Drakeley</w:t>
      </w:r>
      <w:r w:rsidRPr="009F35C2">
        <w:rPr>
          <w:color w:val="000000" w:themeColor="text1"/>
          <w:vertAlign w:val="superscript"/>
          <w:lang w:val="en-GB" w:eastAsia="en-US"/>
        </w:rPr>
        <w:t>7</w:t>
      </w:r>
      <w:r w:rsidRPr="009F35C2">
        <w:rPr>
          <w:color w:val="000000" w:themeColor="text1"/>
          <w:lang w:val="en-GB" w:eastAsia="en-US"/>
        </w:rPr>
        <w:t>, Emmanuel Arinaitwe</w:t>
      </w:r>
      <w:r w:rsidRPr="009F35C2">
        <w:rPr>
          <w:color w:val="000000" w:themeColor="text1"/>
          <w:vertAlign w:val="superscript"/>
          <w:lang w:val="en-GB" w:eastAsia="en-US"/>
        </w:rPr>
        <w:t>4,7</w:t>
      </w:r>
      <w:r w:rsidRPr="009F35C2">
        <w:rPr>
          <w:color w:val="000000" w:themeColor="text1"/>
          <w:lang w:val="en-GB" w:eastAsia="en-US"/>
        </w:rPr>
        <w:t>, Sarah Staedke</w:t>
      </w:r>
      <w:r w:rsidRPr="009F35C2">
        <w:rPr>
          <w:color w:val="000000" w:themeColor="text1"/>
          <w:vertAlign w:val="superscript"/>
          <w:lang w:val="en-GB" w:eastAsia="en-US"/>
        </w:rPr>
        <w:t>7</w:t>
      </w:r>
      <w:r w:rsidRPr="009F35C2">
        <w:rPr>
          <w:color w:val="000000" w:themeColor="text1"/>
          <w:lang w:val="en-GB" w:eastAsia="en-US"/>
        </w:rPr>
        <w:t>, Peter W. Gething</w:t>
      </w:r>
      <w:r w:rsidRPr="009F35C2">
        <w:rPr>
          <w:color w:val="000000" w:themeColor="text1"/>
          <w:vertAlign w:val="superscript"/>
          <w:lang w:val="en-GB" w:eastAsia="en-US"/>
        </w:rPr>
        <w:t>3</w:t>
      </w:r>
      <w:r w:rsidRPr="009F35C2">
        <w:rPr>
          <w:color w:val="000000" w:themeColor="text1"/>
          <w:lang w:val="en-GB" w:eastAsia="en-US"/>
        </w:rPr>
        <w:t>, Philip Eckhoff</w:t>
      </w:r>
      <w:r w:rsidRPr="009F35C2">
        <w:rPr>
          <w:color w:val="000000" w:themeColor="text1"/>
          <w:vertAlign w:val="superscript"/>
          <w:lang w:val="en-GB" w:eastAsia="en-US"/>
        </w:rPr>
        <w:t>8</w:t>
      </w:r>
      <w:r w:rsidRPr="009F35C2">
        <w:rPr>
          <w:color w:val="000000" w:themeColor="text1"/>
          <w:lang w:val="en-GB" w:eastAsia="en-US"/>
        </w:rPr>
        <w:t>, Robert C. Reiner Jr.</w:t>
      </w:r>
      <w:r w:rsidRPr="009F35C2">
        <w:rPr>
          <w:color w:val="000000" w:themeColor="text1"/>
          <w:vertAlign w:val="superscript"/>
          <w:lang w:val="en-GB" w:eastAsia="en-US"/>
        </w:rPr>
        <w:t xml:space="preserve"> 9</w:t>
      </w:r>
      <w:r w:rsidRPr="009F35C2">
        <w:rPr>
          <w:color w:val="000000" w:themeColor="text1"/>
          <w:lang w:val="en-GB" w:eastAsia="en-US"/>
        </w:rPr>
        <w:t>, Simon I. Hay</w:t>
      </w:r>
      <w:r w:rsidRPr="009F35C2">
        <w:rPr>
          <w:color w:val="000000" w:themeColor="text1"/>
          <w:vertAlign w:val="superscript"/>
          <w:lang w:val="en-GB" w:eastAsia="en-US"/>
        </w:rPr>
        <w:t>3,9</w:t>
      </w:r>
      <w:r w:rsidRPr="009F35C2">
        <w:rPr>
          <w:color w:val="000000" w:themeColor="text1"/>
          <w:lang w:val="en-GB" w:eastAsia="en-US"/>
        </w:rPr>
        <w:t>, Grant Dorsey</w:t>
      </w:r>
      <w:r w:rsidRPr="009F35C2">
        <w:rPr>
          <w:color w:val="000000" w:themeColor="text1"/>
          <w:vertAlign w:val="superscript"/>
          <w:lang w:val="en-GB" w:eastAsia="en-US"/>
        </w:rPr>
        <w:t>6</w:t>
      </w:r>
      <w:r w:rsidRPr="009F35C2">
        <w:rPr>
          <w:color w:val="000000" w:themeColor="text1"/>
          <w:lang w:val="en-GB" w:eastAsia="en-US"/>
        </w:rPr>
        <w:t>, Moses R. Kamya</w:t>
      </w:r>
      <w:r w:rsidRPr="009F35C2">
        <w:rPr>
          <w:color w:val="000000" w:themeColor="text1"/>
          <w:vertAlign w:val="superscript"/>
          <w:lang w:val="en-GB" w:eastAsia="en-US"/>
        </w:rPr>
        <w:t>10</w:t>
      </w:r>
      <w:r w:rsidRPr="009F35C2">
        <w:rPr>
          <w:color w:val="000000" w:themeColor="text1"/>
          <w:lang w:val="en-GB" w:eastAsia="en-US"/>
        </w:rPr>
        <w:t>, Steven W. Lindsay</w:t>
      </w:r>
      <w:r w:rsidRPr="009F35C2">
        <w:rPr>
          <w:color w:val="000000" w:themeColor="text1"/>
          <w:vertAlign w:val="superscript"/>
          <w:lang w:val="en-GB" w:eastAsia="en-US"/>
        </w:rPr>
        <w:t>11</w:t>
      </w:r>
      <w:r w:rsidRPr="009F35C2">
        <w:rPr>
          <w:color w:val="000000" w:themeColor="text1"/>
          <w:lang w:val="en-GB" w:eastAsia="en-US"/>
        </w:rPr>
        <w:t>, Bryan T. Grenfell</w:t>
      </w:r>
      <w:r w:rsidRPr="009F35C2">
        <w:rPr>
          <w:color w:val="000000" w:themeColor="text1"/>
          <w:vertAlign w:val="superscript"/>
          <w:lang w:val="en-GB" w:eastAsia="en-US"/>
        </w:rPr>
        <w:t>1,12,13</w:t>
      </w:r>
      <w:r w:rsidRPr="009F35C2">
        <w:rPr>
          <w:color w:val="000000" w:themeColor="text1"/>
          <w:lang w:val="en-GB" w:eastAsia="en-US"/>
        </w:rPr>
        <w:t xml:space="preserve">, </w:t>
      </w:r>
      <w:r w:rsidR="00222619" w:rsidRPr="009F35C2">
        <w:rPr>
          <w:color w:val="000000" w:themeColor="text1"/>
          <w:lang w:val="en-GB" w:eastAsia="en-US"/>
        </w:rPr>
        <w:t>*</w:t>
      </w:r>
      <w:r w:rsidRPr="009F35C2">
        <w:rPr>
          <w:color w:val="000000" w:themeColor="text1"/>
          <w:lang w:val="en-GB" w:eastAsia="en-US"/>
        </w:rPr>
        <w:t>David L. Smith</w:t>
      </w:r>
      <w:r w:rsidRPr="009F35C2">
        <w:rPr>
          <w:color w:val="000000" w:themeColor="text1"/>
          <w:vertAlign w:val="superscript"/>
          <w:lang w:val="en-GB" w:eastAsia="en-US"/>
        </w:rPr>
        <w:t>9</w:t>
      </w:r>
    </w:p>
    <w:p w14:paraId="766062B8" w14:textId="77777777" w:rsidR="00DB758D" w:rsidRPr="009F35C2" w:rsidRDefault="00DB758D" w:rsidP="00DB758D">
      <w:pPr>
        <w:pStyle w:val="Subtitle"/>
        <w:ind w:firstLine="0"/>
        <w:rPr>
          <w:color w:val="000000" w:themeColor="text1"/>
          <w:lang w:val="en-GB" w:eastAsia="en-US"/>
        </w:rPr>
      </w:pPr>
    </w:p>
    <w:p w14:paraId="6AB81BA9" w14:textId="77777777" w:rsidR="00DB758D" w:rsidRPr="009F35C2" w:rsidRDefault="00DB758D" w:rsidP="00DB758D">
      <w:pPr>
        <w:pStyle w:val="ListParagraph"/>
        <w:rPr>
          <w:color w:val="000000" w:themeColor="text1"/>
          <w:lang w:val="en-GB"/>
        </w:rPr>
      </w:pPr>
      <w:r w:rsidRPr="009F35C2">
        <w:rPr>
          <w:color w:val="000000" w:themeColor="text1"/>
          <w:lang w:val="en-GB"/>
        </w:rPr>
        <w:t>Department of Ecology and Evolutionary Biology, Princeton University, Princeton, NJ, USA</w:t>
      </w:r>
    </w:p>
    <w:p w14:paraId="340A151C" w14:textId="77777777" w:rsidR="00DB758D" w:rsidRPr="009F35C2" w:rsidRDefault="00DB758D" w:rsidP="00DB758D">
      <w:pPr>
        <w:pStyle w:val="ListParagraph"/>
        <w:rPr>
          <w:color w:val="000000" w:themeColor="text1"/>
          <w:lang w:val="en-GB"/>
        </w:rPr>
      </w:pPr>
      <w:r w:rsidRPr="009F35C2">
        <w:rPr>
          <w:color w:val="000000" w:themeColor="text1"/>
          <w:lang w:val="en-GB"/>
        </w:rPr>
        <w:t>Department of Veterinary Medicine, Cambridge University, Cambridge, UK</w:t>
      </w:r>
    </w:p>
    <w:p w14:paraId="01D8B089" w14:textId="77777777" w:rsidR="00DB758D" w:rsidRPr="009F35C2" w:rsidRDefault="00DB758D" w:rsidP="00DB758D">
      <w:pPr>
        <w:pStyle w:val="ListParagraph"/>
        <w:rPr>
          <w:color w:val="000000" w:themeColor="text1"/>
          <w:lang w:val="en-GB"/>
        </w:rPr>
      </w:pPr>
      <w:r w:rsidRPr="009F35C2">
        <w:rPr>
          <w:rFonts w:ascii="Calibri" w:eastAsia="Times New Roman" w:hAnsi="Calibri"/>
          <w:lang w:val="en-GB"/>
        </w:rPr>
        <w:t xml:space="preserve">Oxford Big Data Institute, Li Ka </w:t>
      </w:r>
      <w:proofErr w:type="spellStart"/>
      <w:r w:rsidRPr="009F35C2">
        <w:rPr>
          <w:rFonts w:ascii="Calibri" w:eastAsia="Times New Roman" w:hAnsi="Calibri"/>
          <w:lang w:val="en-GB"/>
        </w:rPr>
        <w:t>Shing</w:t>
      </w:r>
      <w:proofErr w:type="spellEnd"/>
      <w:r w:rsidRPr="009F35C2">
        <w:rPr>
          <w:rFonts w:ascii="Calibri" w:eastAsia="Times New Roman" w:hAnsi="Calibri"/>
          <w:lang w:val="en-GB"/>
        </w:rPr>
        <w:t xml:space="preserve"> Centre for Health Information and Discovery, University of Oxford, Oxford, UK</w:t>
      </w:r>
    </w:p>
    <w:p w14:paraId="70F937AE" w14:textId="77777777" w:rsidR="00DB758D" w:rsidRPr="009F35C2" w:rsidRDefault="00DB758D" w:rsidP="00DB758D">
      <w:pPr>
        <w:pStyle w:val="ListParagraph"/>
        <w:rPr>
          <w:color w:val="000000" w:themeColor="text1"/>
          <w:lang w:val="en-GB"/>
        </w:rPr>
      </w:pPr>
      <w:r w:rsidRPr="009F35C2">
        <w:rPr>
          <w:color w:val="000000" w:themeColor="text1"/>
          <w:lang w:val="en-GB"/>
        </w:rPr>
        <w:t>Infectious Diseases Research Collaboration, Kampala, Uganda</w:t>
      </w:r>
    </w:p>
    <w:p w14:paraId="23DA0C18" w14:textId="77777777" w:rsidR="00DB758D" w:rsidRPr="009F35C2" w:rsidRDefault="00DB758D" w:rsidP="00DB758D">
      <w:pPr>
        <w:pStyle w:val="ListParagraph"/>
        <w:rPr>
          <w:color w:val="000000" w:themeColor="text1"/>
          <w:lang w:val="en-GB"/>
        </w:rPr>
      </w:pPr>
      <w:r w:rsidRPr="009F35C2">
        <w:rPr>
          <w:color w:val="000000" w:themeColor="text1"/>
          <w:lang w:val="en-GB"/>
        </w:rPr>
        <w:t>Department of Epidemiology, Johns Hopkins University, Baltimore, MD, USA</w:t>
      </w:r>
    </w:p>
    <w:p w14:paraId="7F0EC543" w14:textId="77777777" w:rsidR="00DB758D" w:rsidRPr="009F35C2" w:rsidRDefault="00DB758D" w:rsidP="00DB758D">
      <w:pPr>
        <w:pStyle w:val="ListParagraph"/>
        <w:rPr>
          <w:color w:val="000000" w:themeColor="text1"/>
          <w:lang w:val="en-GB"/>
        </w:rPr>
      </w:pPr>
      <w:r w:rsidRPr="009F35C2">
        <w:rPr>
          <w:color w:val="000000" w:themeColor="text1"/>
          <w:lang w:val="en-GB"/>
        </w:rPr>
        <w:t>Department of Medicine, University of California, San Francisco, CA, USA</w:t>
      </w:r>
    </w:p>
    <w:p w14:paraId="74B2A5A8" w14:textId="77777777" w:rsidR="00DB758D" w:rsidRPr="009F35C2" w:rsidRDefault="00DB758D" w:rsidP="00DB758D">
      <w:pPr>
        <w:pStyle w:val="ListParagraph"/>
        <w:rPr>
          <w:color w:val="000000" w:themeColor="text1"/>
          <w:lang w:val="en-GB"/>
        </w:rPr>
      </w:pPr>
      <w:r w:rsidRPr="009F35C2">
        <w:rPr>
          <w:color w:val="000000" w:themeColor="text1"/>
          <w:lang w:val="en-GB"/>
        </w:rPr>
        <w:t>London School of Hygiene &amp; Tropical Medicine, London, UK</w:t>
      </w:r>
    </w:p>
    <w:p w14:paraId="048A03DD" w14:textId="3C07B40A" w:rsidR="00DB758D" w:rsidRPr="009F35C2" w:rsidRDefault="00DB758D" w:rsidP="00DB758D">
      <w:pPr>
        <w:pStyle w:val="ListParagraph"/>
        <w:rPr>
          <w:color w:val="000000" w:themeColor="text1"/>
          <w:lang w:val="en-GB"/>
        </w:rPr>
      </w:pPr>
      <w:r w:rsidRPr="009F35C2">
        <w:rPr>
          <w:color w:val="000000" w:themeColor="text1"/>
          <w:lang w:val="en-GB"/>
        </w:rPr>
        <w:t xml:space="preserve">Institute for Disease </w:t>
      </w:r>
      <w:proofErr w:type="spellStart"/>
      <w:r w:rsidRPr="009F35C2">
        <w:rPr>
          <w:color w:val="000000" w:themeColor="text1"/>
          <w:lang w:val="en-GB"/>
        </w:rPr>
        <w:t>Modeling</w:t>
      </w:r>
      <w:proofErr w:type="spellEnd"/>
      <w:r w:rsidRPr="009F35C2">
        <w:rPr>
          <w:color w:val="000000" w:themeColor="text1"/>
          <w:lang w:val="en-GB"/>
        </w:rPr>
        <w:t>, Bellevue, WA</w:t>
      </w:r>
      <w:r w:rsidR="00BC2467" w:rsidRPr="009F35C2">
        <w:rPr>
          <w:color w:val="000000" w:themeColor="text1"/>
          <w:lang w:val="en-GB"/>
        </w:rPr>
        <w:t>, USA</w:t>
      </w:r>
    </w:p>
    <w:p w14:paraId="3DC2E311" w14:textId="580EBD3F" w:rsidR="00DB758D" w:rsidRPr="009F35C2" w:rsidRDefault="00DB758D" w:rsidP="00DB758D">
      <w:pPr>
        <w:pStyle w:val="ListParagraph"/>
        <w:rPr>
          <w:color w:val="000000" w:themeColor="text1"/>
          <w:lang w:val="en-GB"/>
        </w:rPr>
      </w:pPr>
      <w:r w:rsidRPr="009F35C2">
        <w:rPr>
          <w:color w:val="000000" w:themeColor="text1"/>
          <w:lang w:val="en-GB"/>
        </w:rPr>
        <w:t xml:space="preserve">Institute for Health Metrics </w:t>
      </w:r>
      <w:r w:rsidR="00BC2467" w:rsidRPr="009F35C2">
        <w:rPr>
          <w:color w:val="000000" w:themeColor="text1"/>
          <w:lang w:val="en-GB"/>
        </w:rPr>
        <w:t xml:space="preserve">and </w:t>
      </w:r>
      <w:r w:rsidRPr="009F35C2">
        <w:rPr>
          <w:color w:val="000000" w:themeColor="text1"/>
          <w:lang w:val="en-GB"/>
        </w:rPr>
        <w:t>Evaluation, University of Washington, Seattle, WA, USA</w:t>
      </w:r>
    </w:p>
    <w:p w14:paraId="788DDC56" w14:textId="77777777" w:rsidR="00DB758D" w:rsidRPr="009F35C2" w:rsidRDefault="00DB758D" w:rsidP="00DB758D">
      <w:pPr>
        <w:pStyle w:val="ListParagraph"/>
        <w:rPr>
          <w:color w:val="000000" w:themeColor="text1"/>
          <w:lang w:val="en-GB"/>
        </w:rPr>
      </w:pPr>
      <w:r w:rsidRPr="009F35C2">
        <w:rPr>
          <w:color w:val="000000" w:themeColor="text1"/>
          <w:lang w:val="en-GB"/>
        </w:rPr>
        <w:t xml:space="preserve">School of Medicine, Makerere University College of Health Sciences, Kampala, Uganda </w:t>
      </w:r>
    </w:p>
    <w:p w14:paraId="754AD549" w14:textId="77777777" w:rsidR="00DB758D" w:rsidRPr="009F35C2" w:rsidRDefault="00DB758D" w:rsidP="00DB758D">
      <w:pPr>
        <w:pStyle w:val="ListParagraph"/>
        <w:rPr>
          <w:color w:val="000000" w:themeColor="text1"/>
          <w:lang w:val="en-GB"/>
        </w:rPr>
      </w:pPr>
      <w:r w:rsidRPr="009F35C2">
        <w:rPr>
          <w:color w:val="000000" w:themeColor="text1"/>
          <w:lang w:val="en-GB"/>
        </w:rPr>
        <w:t xml:space="preserve">School of Biological and Biomedical Sciences, Durham University, Durham, UK </w:t>
      </w:r>
    </w:p>
    <w:p w14:paraId="52E55013" w14:textId="77777777" w:rsidR="00DB758D" w:rsidRPr="009F35C2" w:rsidRDefault="00DB758D" w:rsidP="00DB758D">
      <w:pPr>
        <w:pStyle w:val="ListParagraph"/>
        <w:rPr>
          <w:lang w:val="en-GB"/>
        </w:rPr>
      </w:pPr>
      <w:r w:rsidRPr="009F35C2">
        <w:rPr>
          <w:lang w:val="en-GB"/>
        </w:rPr>
        <w:lastRenderedPageBreak/>
        <w:t>Woodrow Wilson School of Public and International Affairs, Princeton University, Princeton, NJ, USA</w:t>
      </w:r>
    </w:p>
    <w:p w14:paraId="423DBACD" w14:textId="77777777" w:rsidR="00DB758D" w:rsidRPr="009F35C2" w:rsidRDefault="00DB758D" w:rsidP="00DB758D">
      <w:pPr>
        <w:pStyle w:val="ListParagraph"/>
        <w:rPr>
          <w:lang w:val="en-GB"/>
        </w:rPr>
      </w:pPr>
      <w:r w:rsidRPr="009F35C2">
        <w:rPr>
          <w:lang w:val="en-GB"/>
        </w:rPr>
        <w:t xml:space="preserve">Fogarty International </w:t>
      </w:r>
      <w:proofErr w:type="spellStart"/>
      <w:r w:rsidRPr="009F35C2">
        <w:rPr>
          <w:lang w:val="en-GB"/>
        </w:rPr>
        <w:t>Center</w:t>
      </w:r>
      <w:proofErr w:type="spellEnd"/>
      <w:r w:rsidRPr="009F35C2">
        <w:rPr>
          <w:lang w:val="en-GB"/>
        </w:rPr>
        <w:t>, National Institutes of Health, Bethesda, MD, USA</w:t>
      </w:r>
    </w:p>
    <w:p w14:paraId="261660ED" w14:textId="1674138E" w:rsidR="00DB758D" w:rsidRPr="009F35C2" w:rsidRDefault="006A4ED4" w:rsidP="009F35C2">
      <w:pPr>
        <w:rPr>
          <w:rFonts w:cs="Arial"/>
          <w:color w:val="000000" w:themeColor="text1"/>
          <w:lang w:val="en-GB"/>
        </w:rPr>
      </w:pPr>
      <w:r w:rsidRPr="009F35C2">
        <w:rPr>
          <w:rFonts w:asciiTheme="minorHAnsi" w:eastAsia="Times New Roman" w:hAnsiTheme="minorHAnsi"/>
          <w:color w:val="000000" w:themeColor="text1"/>
          <w:szCs w:val="22"/>
          <w:shd w:val="clear" w:color="auto" w:fill="FFFFFF"/>
          <w:lang w:val="en-GB"/>
        </w:rPr>
        <w:t xml:space="preserve">*Materials and correspondence should be sent to: David L. Smith, Institute for Health Metrics and Evaluation, </w:t>
      </w:r>
      <w:r w:rsidR="0070234B" w:rsidRPr="009F35C2">
        <w:rPr>
          <w:rFonts w:asciiTheme="minorHAnsi" w:eastAsia="Times New Roman" w:hAnsiTheme="minorHAnsi"/>
          <w:color w:val="000000" w:themeColor="text1"/>
          <w:szCs w:val="22"/>
          <w:shd w:val="clear" w:color="auto" w:fill="FFFFFF"/>
          <w:lang w:val="en-GB"/>
        </w:rPr>
        <w:t>2301 5th Ave, Seattle, WA 98121</w:t>
      </w:r>
      <w:r w:rsidR="00DB758D" w:rsidRPr="009F35C2">
        <w:rPr>
          <w:b/>
          <w:color w:val="000000" w:themeColor="text1"/>
          <w:lang w:val="en-GB"/>
        </w:rPr>
        <w:br w:type="page"/>
      </w:r>
    </w:p>
    <w:p w14:paraId="43912F2D" w14:textId="77777777" w:rsidR="00DB758D" w:rsidRPr="009F35C2" w:rsidRDefault="00DB758D" w:rsidP="009F35C2">
      <w:pPr>
        <w:pStyle w:val="Heading1"/>
        <w:ind w:firstLine="0"/>
        <w:rPr>
          <w:lang w:val="en-GB" w:eastAsia="en-US"/>
        </w:rPr>
      </w:pPr>
      <w:r w:rsidRPr="009F35C2">
        <w:rPr>
          <w:lang w:val="en-GB" w:eastAsia="en-US"/>
        </w:rPr>
        <w:lastRenderedPageBreak/>
        <w:t>Abstract</w:t>
      </w:r>
    </w:p>
    <w:p w14:paraId="410F434B" w14:textId="3C09CA9B" w:rsidR="00760423" w:rsidRPr="009F35C2" w:rsidRDefault="00DB758D" w:rsidP="009F35C2">
      <w:pPr>
        <w:spacing w:line="480" w:lineRule="auto"/>
        <w:rPr>
          <w:color w:val="000000" w:themeColor="text1"/>
          <w:sz w:val="22"/>
          <w:szCs w:val="22"/>
          <w:lang w:val="en-GB"/>
        </w:rPr>
      </w:pPr>
      <w:r w:rsidRPr="009F35C2">
        <w:rPr>
          <w:rFonts w:asciiTheme="minorHAnsi" w:hAnsiTheme="minorHAnsi"/>
          <w:color w:val="000000" w:themeColor="text1"/>
          <w:lang w:val="en-GB"/>
        </w:rPr>
        <w:t>Heterogeneity in</w:t>
      </w:r>
      <w:r w:rsidR="00C157C2" w:rsidRPr="009F35C2">
        <w:rPr>
          <w:rFonts w:asciiTheme="minorHAnsi" w:hAnsiTheme="minorHAnsi"/>
          <w:color w:val="000000" w:themeColor="text1"/>
          <w:lang w:val="en-GB"/>
        </w:rPr>
        <w:t xml:space="preserve"> </w:t>
      </w:r>
      <w:r w:rsidRPr="009F35C2">
        <w:rPr>
          <w:rFonts w:asciiTheme="minorHAnsi" w:hAnsiTheme="minorHAnsi"/>
          <w:color w:val="000000" w:themeColor="text1"/>
          <w:lang w:val="en-GB"/>
        </w:rPr>
        <w:t>transmission is a challenge for</w:t>
      </w:r>
      <w:r w:rsidR="003863B3" w:rsidRPr="009F35C2">
        <w:rPr>
          <w:rFonts w:asciiTheme="minorHAnsi" w:hAnsiTheme="minorHAnsi"/>
          <w:color w:val="000000" w:themeColor="text1"/>
          <w:lang w:val="en-GB"/>
        </w:rPr>
        <w:t xml:space="preserve"> infectious disease</w:t>
      </w:r>
      <w:r w:rsidRPr="009F35C2">
        <w:rPr>
          <w:rFonts w:asciiTheme="minorHAnsi" w:hAnsiTheme="minorHAnsi"/>
          <w:color w:val="000000" w:themeColor="text1"/>
          <w:lang w:val="en-GB"/>
        </w:rPr>
        <w:t xml:space="preserve"> dynamics and control. A 20-80</w:t>
      </w:r>
      <w:r w:rsidR="00A9317D" w:rsidRPr="009F35C2">
        <w:rPr>
          <w:rFonts w:asciiTheme="minorHAnsi" w:hAnsiTheme="minorHAnsi"/>
          <w:color w:val="000000" w:themeColor="text1"/>
          <w:lang w:val="en-GB"/>
        </w:rPr>
        <w:t xml:space="preserve"> “Pareto”</w:t>
      </w:r>
      <w:r w:rsidRPr="009F35C2">
        <w:rPr>
          <w:rFonts w:asciiTheme="minorHAnsi" w:hAnsiTheme="minorHAnsi"/>
          <w:color w:val="000000" w:themeColor="text1"/>
          <w:lang w:val="en-GB"/>
        </w:rPr>
        <w:t xml:space="preserve"> rule has been proposed to describe this heterogeneity whereby 20% of individuals (super-spreaders) account for 80% of transmission. However, it is unclear whether certain individuals are intrinsically more important for transmission</w:t>
      </w:r>
      <w:r w:rsidR="00A9317D" w:rsidRPr="009F35C2">
        <w:rPr>
          <w:rFonts w:asciiTheme="minorHAnsi" w:hAnsiTheme="minorHAnsi"/>
          <w:color w:val="000000" w:themeColor="text1"/>
          <w:lang w:val="en-GB"/>
        </w:rPr>
        <w:t>;</w:t>
      </w:r>
      <w:r w:rsidRPr="009F35C2">
        <w:rPr>
          <w:rFonts w:asciiTheme="minorHAnsi" w:hAnsiTheme="minorHAnsi"/>
          <w:color w:val="000000" w:themeColor="text1"/>
          <w:lang w:val="en-GB"/>
        </w:rPr>
        <w:t xml:space="preserve"> </w:t>
      </w:r>
      <w:r w:rsidR="00F01A1C" w:rsidRPr="009F35C2">
        <w:rPr>
          <w:rFonts w:asciiTheme="minorHAnsi" w:hAnsiTheme="minorHAnsi"/>
          <w:color w:val="000000" w:themeColor="text1"/>
          <w:lang w:val="en-GB"/>
        </w:rPr>
        <w:t xml:space="preserve">do </w:t>
      </w:r>
      <w:r w:rsidRPr="009F35C2">
        <w:rPr>
          <w:rFonts w:asciiTheme="minorHAnsi" w:hAnsiTheme="minorHAnsi"/>
          <w:color w:val="000000" w:themeColor="text1"/>
          <w:lang w:val="en-GB"/>
        </w:rPr>
        <w:t>super-spreaders</w:t>
      </w:r>
      <w:r w:rsidR="007C76E8" w:rsidRPr="009F35C2">
        <w:rPr>
          <w:rFonts w:asciiTheme="minorHAnsi" w:hAnsiTheme="minorHAnsi"/>
          <w:color w:val="000000" w:themeColor="text1"/>
          <w:lang w:val="en-GB"/>
        </w:rPr>
        <w:t xml:space="preserve"> </w:t>
      </w:r>
      <w:r w:rsidR="00F01A1C" w:rsidRPr="009F35C2">
        <w:rPr>
          <w:rFonts w:asciiTheme="minorHAnsi" w:hAnsiTheme="minorHAnsi"/>
          <w:color w:val="000000" w:themeColor="text1"/>
          <w:lang w:val="en-GB"/>
        </w:rPr>
        <w:t>exist</w:t>
      </w:r>
      <w:r w:rsidR="00C865B2" w:rsidRPr="009F35C2">
        <w:rPr>
          <w:rFonts w:asciiTheme="minorHAnsi" w:hAnsiTheme="minorHAnsi"/>
          <w:color w:val="000000" w:themeColor="text1"/>
          <w:lang w:val="en-GB"/>
        </w:rPr>
        <w:t>,</w:t>
      </w:r>
      <w:r w:rsidRPr="009F35C2">
        <w:rPr>
          <w:rFonts w:asciiTheme="minorHAnsi" w:hAnsiTheme="minorHAnsi"/>
          <w:color w:val="000000" w:themeColor="text1"/>
          <w:lang w:val="en-GB"/>
        </w:rPr>
        <w:t xml:space="preserve"> or is super-spreading </w:t>
      </w:r>
      <w:r w:rsidR="00AA6B64" w:rsidRPr="009F35C2">
        <w:rPr>
          <w:rFonts w:asciiTheme="minorHAnsi" w:hAnsiTheme="minorHAnsi"/>
          <w:color w:val="000000" w:themeColor="text1"/>
          <w:lang w:val="en-GB"/>
        </w:rPr>
        <w:t>a</w:t>
      </w:r>
      <w:r w:rsidR="0096222E" w:rsidRPr="009F35C2">
        <w:rPr>
          <w:rFonts w:asciiTheme="minorHAnsi" w:hAnsiTheme="minorHAnsi"/>
          <w:color w:val="000000" w:themeColor="text1"/>
          <w:lang w:val="en-GB"/>
        </w:rPr>
        <w:t xml:space="preserve">n </w:t>
      </w:r>
      <w:r w:rsidR="007B1521" w:rsidRPr="009F35C2">
        <w:rPr>
          <w:rFonts w:asciiTheme="minorHAnsi" w:hAnsiTheme="minorHAnsi"/>
          <w:color w:val="000000" w:themeColor="text1"/>
          <w:lang w:val="en-GB"/>
        </w:rPr>
        <w:t>unpredictable</w:t>
      </w:r>
      <w:r w:rsidR="0096222E" w:rsidRPr="009F35C2">
        <w:rPr>
          <w:rFonts w:asciiTheme="minorHAnsi" w:hAnsiTheme="minorHAnsi"/>
          <w:color w:val="000000" w:themeColor="text1"/>
          <w:lang w:val="en-GB"/>
        </w:rPr>
        <w:t xml:space="preserve"> but unavoidable</w:t>
      </w:r>
      <w:r w:rsidR="00AA6B64" w:rsidRPr="009F35C2">
        <w:rPr>
          <w:rFonts w:asciiTheme="minorHAnsi" w:hAnsiTheme="minorHAnsi"/>
          <w:color w:val="000000" w:themeColor="text1"/>
          <w:lang w:val="en-GB"/>
        </w:rPr>
        <w:t xml:space="preserve"> feature of epidemic</w:t>
      </w:r>
      <w:r w:rsidR="0096222E" w:rsidRPr="009F35C2">
        <w:rPr>
          <w:rFonts w:asciiTheme="minorHAnsi" w:hAnsiTheme="minorHAnsi"/>
          <w:color w:val="000000" w:themeColor="text1"/>
          <w:lang w:val="en-GB"/>
        </w:rPr>
        <w:t xml:space="preserve"> spread</w:t>
      </w:r>
      <w:r w:rsidRPr="009F35C2">
        <w:rPr>
          <w:rFonts w:asciiTheme="minorHAnsi" w:hAnsiTheme="minorHAnsi"/>
          <w:color w:val="000000" w:themeColor="text1"/>
          <w:lang w:val="en-GB"/>
        </w:rPr>
        <w:t>? We investigated super-spreading in malaria transmission at three sites in Uganda. We found transmission became less heterogeneous as transmission intensity increased; biting overall followed a 20-90 rule at the lowest transmission intensities</w:t>
      </w:r>
      <w:r w:rsidR="00BC2467" w:rsidRPr="009F35C2">
        <w:rPr>
          <w:rFonts w:asciiTheme="minorHAnsi" w:hAnsiTheme="minorHAnsi"/>
          <w:color w:val="000000" w:themeColor="text1"/>
          <w:lang w:val="en-GB"/>
        </w:rPr>
        <w:t>,</w:t>
      </w:r>
      <w:r w:rsidRPr="009F35C2">
        <w:rPr>
          <w:rFonts w:asciiTheme="minorHAnsi" w:hAnsiTheme="minorHAnsi"/>
          <w:color w:val="000000" w:themeColor="text1"/>
          <w:lang w:val="en-GB"/>
        </w:rPr>
        <w:t xml:space="preserve"> declining to 20-50 at the highest intensities. Household</w:t>
      </w:r>
      <w:r w:rsidR="00C00264">
        <w:rPr>
          <w:rFonts w:asciiTheme="minorHAnsi" w:hAnsiTheme="minorHAnsi"/>
          <w:color w:val="000000" w:themeColor="text1"/>
          <w:lang w:val="en-GB"/>
        </w:rPr>
        <w:t>-level</w:t>
      </w:r>
      <w:r w:rsidRPr="009F35C2">
        <w:rPr>
          <w:rFonts w:asciiTheme="minorHAnsi" w:hAnsiTheme="minorHAnsi"/>
          <w:color w:val="000000" w:themeColor="text1"/>
          <w:lang w:val="en-GB"/>
        </w:rPr>
        <w:t xml:space="preserve"> heterogeneity and seasonality explained only half of the variance in exposure. Our analysis suggests super-spreading is an important feature of malaria transmission but is more prominent at low-intensity transmission. Malaria super-spreaders exist, but seasonality and environmental </w:t>
      </w:r>
      <w:r w:rsidR="00750E02" w:rsidRPr="009F35C2">
        <w:rPr>
          <w:rFonts w:asciiTheme="minorHAnsi" w:hAnsiTheme="minorHAnsi"/>
          <w:color w:val="000000" w:themeColor="text1"/>
          <w:lang w:val="en-GB"/>
        </w:rPr>
        <w:t>stochasticity</w:t>
      </w:r>
      <w:r w:rsidRPr="009F35C2">
        <w:rPr>
          <w:rFonts w:asciiTheme="minorHAnsi" w:hAnsiTheme="minorHAnsi"/>
          <w:color w:val="000000" w:themeColor="text1"/>
          <w:lang w:val="en-GB"/>
        </w:rPr>
        <w:t xml:space="preserve"> are of greater importance for super-spreading. </w:t>
      </w:r>
      <w:r w:rsidR="007761BE" w:rsidRPr="009F35C2">
        <w:rPr>
          <w:rFonts w:asciiTheme="minorHAnsi" w:hAnsiTheme="minorHAnsi"/>
          <w:color w:val="000000" w:themeColor="text1"/>
          <w:lang w:val="en-GB"/>
        </w:rPr>
        <w:t>M</w:t>
      </w:r>
      <w:r w:rsidRPr="009F35C2">
        <w:rPr>
          <w:rFonts w:asciiTheme="minorHAnsi" w:hAnsiTheme="minorHAnsi"/>
          <w:color w:val="000000" w:themeColor="text1"/>
          <w:lang w:val="en-GB"/>
        </w:rPr>
        <w:t>odest gains are expected from targeting super-spreaders.</w:t>
      </w:r>
    </w:p>
    <w:p w14:paraId="637D3957" w14:textId="4C628DDD" w:rsidR="00DB758D" w:rsidRPr="009F35C2" w:rsidRDefault="00167A25" w:rsidP="009F35C2">
      <w:pPr>
        <w:pStyle w:val="Heading1"/>
        <w:ind w:firstLine="0"/>
        <w:rPr>
          <w:lang w:val="en-GB"/>
        </w:rPr>
      </w:pPr>
      <w:r w:rsidRPr="009F35C2">
        <w:rPr>
          <w:lang w:val="en-GB"/>
        </w:rPr>
        <w:t>Main</w:t>
      </w:r>
    </w:p>
    <w:p w14:paraId="560DB3F1" w14:textId="17385D32" w:rsidR="00DB758D" w:rsidRPr="009F35C2" w:rsidRDefault="00DB758D" w:rsidP="009F35C2">
      <w:pPr>
        <w:spacing w:after="240" w:line="480" w:lineRule="auto"/>
        <w:rPr>
          <w:rFonts w:asciiTheme="minorHAnsi" w:hAnsiTheme="minorHAnsi"/>
          <w:color w:val="000000" w:themeColor="text1"/>
          <w:lang w:val="en-GB"/>
        </w:rPr>
      </w:pPr>
      <w:r w:rsidRPr="009F35C2">
        <w:rPr>
          <w:rFonts w:asciiTheme="minorHAnsi" w:hAnsiTheme="minorHAnsi"/>
          <w:color w:val="000000" w:themeColor="text1"/>
          <w:lang w:val="en-GB"/>
        </w:rPr>
        <w:t xml:space="preserve">Heterogeneity shapes infectious disease epidemiology and transmission. Understanding the causes </w:t>
      </w:r>
      <w:ins w:id="2" w:author="Author">
        <w:r w:rsidR="00B60CFC">
          <w:rPr>
            <w:rFonts w:asciiTheme="minorHAnsi" w:hAnsiTheme="minorHAnsi"/>
            <w:color w:val="000000" w:themeColor="text1"/>
            <w:lang w:val="en-GB"/>
          </w:rPr>
          <w:t xml:space="preserve">and consequences </w:t>
        </w:r>
      </w:ins>
      <w:r w:rsidRPr="009F35C2">
        <w:rPr>
          <w:rFonts w:asciiTheme="minorHAnsi" w:hAnsiTheme="minorHAnsi"/>
          <w:color w:val="000000" w:themeColor="text1"/>
          <w:lang w:val="en-GB"/>
        </w:rPr>
        <w:t xml:space="preserve">of heterogeneity </w:t>
      </w:r>
      <w:r w:rsidR="00FE5D62" w:rsidRPr="009F35C2">
        <w:rPr>
          <w:rFonts w:asciiTheme="minorHAnsi" w:hAnsiTheme="minorHAnsi"/>
          <w:color w:val="000000" w:themeColor="text1"/>
          <w:lang w:val="en-GB"/>
        </w:rPr>
        <w:t xml:space="preserve">is </w:t>
      </w:r>
      <w:r w:rsidRPr="009F35C2">
        <w:rPr>
          <w:rFonts w:asciiTheme="minorHAnsi" w:hAnsiTheme="minorHAnsi"/>
          <w:color w:val="000000" w:themeColor="text1"/>
          <w:lang w:val="en-GB"/>
        </w:rPr>
        <w:t xml:space="preserve">important for analysis of infectious disease data and for determining target intervention coverage levels for control. </w:t>
      </w:r>
      <w:r w:rsidR="00330C1D" w:rsidRPr="009F35C2">
        <w:rPr>
          <w:rFonts w:asciiTheme="minorHAnsi" w:hAnsiTheme="minorHAnsi"/>
          <w:color w:val="000000" w:themeColor="text1"/>
          <w:lang w:val="en-GB"/>
        </w:rPr>
        <w:t xml:space="preserve">A “Pareto rule” </w:t>
      </w:r>
      <w:r w:rsidRPr="009F35C2">
        <w:rPr>
          <w:rFonts w:asciiTheme="minorHAnsi" w:hAnsiTheme="minorHAnsi"/>
          <w:color w:val="000000" w:themeColor="text1"/>
          <w:lang w:val="en-GB"/>
        </w:rPr>
        <w:t>has been proposed for many infectious disease systems</w:t>
      </w:r>
      <w:r w:rsidR="00330C1D" w:rsidRPr="009F35C2">
        <w:rPr>
          <w:rFonts w:asciiTheme="minorHAnsi" w:hAnsiTheme="minorHAnsi"/>
          <w:color w:val="000000" w:themeColor="text1"/>
          <w:lang w:val="en-GB"/>
        </w:rPr>
        <w:t xml:space="preserve">: </w:t>
      </w:r>
      <w:r w:rsidRPr="009F35C2">
        <w:rPr>
          <w:rFonts w:asciiTheme="minorHAnsi" w:hAnsiTheme="minorHAnsi"/>
          <w:color w:val="000000" w:themeColor="text1"/>
          <w:lang w:val="en-GB"/>
        </w:rPr>
        <w:t>20% of hosts account for 80% of all infectious disease transmission</w:t>
      </w:r>
      <w:ins w:id="3" w:author="Author">
        <w:r w:rsidR="00095FAF">
          <w:rPr>
            <w:rFonts w:asciiTheme="minorHAnsi" w:hAnsiTheme="minorHAnsi"/>
            <w:color w:val="000000" w:themeColor="text1"/>
            <w:lang w:val="en-GB"/>
          </w:rPr>
          <w:t xml:space="preserve"> </w:t>
        </w:r>
        <w:r w:rsidR="00095FAF">
          <w:rPr>
            <w:rFonts w:ascii="Helvetica" w:hAnsi="Helvetica" w:cs="Helvetica"/>
          </w:rPr>
          <w:fldChar w:fldCharType="begin"/>
        </w:r>
      </w:ins>
      <w:r w:rsidR="00A57AF0">
        <w:rPr>
          <w:rFonts w:ascii="Helvetica" w:hAnsi="Helvetica" w:cs="Helvetica"/>
        </w:rPr>
        <w:instrText xml:space="preserve"> ADDIN PAPERS2_CITATIONS &lt;citation&gt;&lt;priority&gt;0&lt;/priority&gt;&lt;uuid&gt;208C94C5-84B4-47E0-8166-B3D7C0E767A2&lt;/uuid&gt;&lt;publications&gt;&lt;publication&gt;&lt;subtype&gt;400&lt;/subtype&gt;&lt;title&gt;Heterogeneities in the transmission of infectious agents: implications for the design of control programs.&lt;/title&gt;&lt;url&gt;http://eutils.ncbi.nlm.nih.gov/entrez/eutils/elink.fcgi?dbfrom=pubmed&amp;amp;id=8990210&amp;amp;retmode=ref&amp;amp;cmd=prlinks&lt;/url&gt;&lt;volume&gt;94&lt;/volume&gt;&lt;publication_date&gt;99199701071200000000222000&lt;/publication_date&gt;&lt;uuid&gt;A32218C7-E579-437F-9BC2-AB779250FCEF&lt;/uuid&gt;&lt;type&gt;400&lt;/type&gt;&lt;number&gt;1&lt;/number&gt;&lt;citekey&gt;Woolhouse:1997ws&lt;/citekey&gt;&lt;institution&gt;Wellcome Trust Centre for the Epidemiology of Infectious Disease, Department of Zoology, University of Oxford, United Kingdom. mejw@vax.ox.ac.uk&lt;/institution&gt;&lt;startpage&gt;338&lt;/startpage&gt;&lt;endpage&gt;342&lt;/endpage&gt;&lt;bundle&gt;&lt;publication&gt;&lt;title&gt;Proceedings of the National Academy of Sciences of the United States of America&lt;/title&gt;&lt;uuid&gt;58AC2FEC-EE1F-4A89-A442-0FF39933CECD&lt;/uuid&gt;&lt;subtype&gt;-100&lt;/subtype&gt;&lt;publisher&gt;National Acad Sciences&lt;/publisher&gt;&lt;type&gt;-100&lt;/type&gt;&lt;url&gt;http://www.pnas.org/&lt;/url&gt;&lt;/publication&gt;&lt;/bundle&gt;&lt;authors&gt;&lt;author&gt;&lt;lastName&gt;Woolhouse&lt;/lastName&gt;&lt;firstName&gt;Mark&lt;/firstName&gt;&lt;middleNames&gt;E J&lt;/middleNames&gt;&lt;/author&gt;&lt;author&gt;&lt;lastName&gt;Dye&lt;/lastName&gt;&lt;firstName&gt;Christopher&lt;/firstName&gt;&lt;/author&gt;&lt;author&gt;&lt;lastName&gt;Etard&lt;/lastName&gt;&lt;firstName&gt;J&lt;/firstName&gt;&lt;middleNames&gt;F&lt;/middleNames&gt;&lt;/author&gt;&lt;author&gt;&lt;lastName&gt;Smith&lt;/lastName&gt;&lt;firstName&gt;Thomas&lt;/firstName&gt;&lt;middleNames&gt;A&lt;/middleNames&gt;&lt;/author&gt;&lt;author&gt;&lt;lastName&gt;Charlwood&lt;/lastName&gt;&lt;firstName&gt;J&lt;/firstName&gt;&lt;middleNames&gt;D&lt;/middleNames&gt;&lt;/author&gt;&lt;author&gt;&lt;lastName&gt;Garnett&lt;/lastName&gt;&lt;firstName&gt;Geoffrey&lt;/firstName&gt;&lt;middleNames&gt;P&lt;/middleNames&gt;&lt;/author&gt;&lt;author&gt;&lt;lastName&gt;Hagan&lt;/lastName&gt;&lt;firstName&gt;P&lt;/firstName&gt;&lt;/author&gt;&lt;author&gt;&lt;lastName&gt;Hii&lt;/lastName&gt;&lt;firstName&gt;Jeffery&lt;/firstName&gt;&lt;/author&gt;&lt;author&gt;&lt;lastName&gt;Ndhlovu&lt;/lastName&gt;&lt;firstName&gt;P&lt;/firstName&gt;&lt;middleNames&gt;D&lt;/middleNames&gt;&lt;/author&gt;&lt;author&gt;&lt;lastName&gt;Quinnell&lt;/lastName&gt;&lt;firstName&gt;R&lt;/firstName&gt;&lt;middleNames&gt;J&lt;/middleNames&gt;&lt;/author&gt;&lt;author&gt;&lt;lastName&gt;Watts&lt;/lastName&gt;&lt;firstName&gt;C&lt;/firstName&gt;&lt;middleNames&gt;H&lt;/middleNames&gt;&lt;/author&gt;&lt;author&gt;&lt;lastName&gt;Chandiwana&lt;/lastName&gt;&lt;firstName&gt;S&lt;/firstName&gt;&lt;middleNames&gt;K&lt;/middleNames&gt;&lt;/author&gt;&lt;author&gt;&lt;lastName&gt;Anderson&lt;/lastName&gt;&lt;firstName&gt;Roy&lt;/firstName&gt;&lt;middleNames&gt;M&lt;/middleNames&gt;&lt;/author&gt;&lt;/authors&gt;&lt;/publication&gt;&lt;/publications&gt;&lt;cites&gt;&lt;/cites&gt;&lt;/citation&gt;</w:instrText>
      </w:r>
      <w:r w:rsidR="00095FAF">
        <w:rPr>
          <w:rFonts w:ascii="Helvetica" w:hAnsi="Helvetica" w:cs="Helvetica"/>
        </w:rPr>
        <w:fldChar w:fldCharType="separate"/>
      </w:r>
      <w:ins w:id="4" w:author="Author">
        <w:r w:rsidR="00095FAF">
          <w:rPr>
            <w:rFonts w:ascii="Helvetica" w:hAnsi="Helvetica" w:cs="Helvetica"/>
            <w:vertAlign w:val="superscript"/>
          </w:rPr>
          <w:t>1</w:t>
        </w:r>
        <w:r w:rsidR="00095FAF">
          <w:rPr>
            <w:rFonts w:ascii="Helvetica" w:hAnsi="Helvetica" w:cs="Helvetica"/>
          </w:rPr>
          <w:fldChar w:fldCharType="end"/>
        </w:r>
      </w:ins>
      <w:del w:id="5" w:author="Author">
        <w:r w:rsidRPr="009F35C2" w:rsidDel="00095FAF">
          <w:rPr>
            <w:rFonts w:asciiTheme="minorHAnsi" w:hAnsiTheme="minorHAnsi"/>
            <w:color w:val="000000" w:themeColor="text1"/>
            <w:vertAlign w:val="superscript"/>
            <w:lang w:val="en-GB"/>
          </w:rPr>
          <w:fldChar w:fldCharType="begin"/>
        </w:r>
        <w:r w:rsidR="00095FAF" w:rsidDel="00095FAF">
          <w:rPr>
            <w:rFonts w:asciiTheme="minorHAnsi" w:hAnsiTheme="minorHAnsi"/>
            <w:color w:val="000000" w:themeColor="text1"/>
            <w:vertAlign w:val="superscript"/>
            <w:lang w:val="en-GB"/>
          </w:rPr>
          <w:delInstrText xml:space="preserve"> ADDIN PAPERS2_CITATIONS &lt;citation&gt;&lt;priority&gt;0&lt;/priority&gt;&lt;uuid&gt;8AC1669A-66BA-40DA-BD9A-34D0FFA29082&lt;/uuid&gt;&lt;publications&gt;&lt;publication&gt;&lt;subtype&gt;400&lt;/subtype&gt;&lt;title&gt;Heterogeneities in the transmission of infectious agents: implications for the design of control programs.&lt;/title&gt;&lt;url&gt;http://eutils.ncbi.nlm.nih.gov/entrez/eutils/elink.fcgi?dbfrom=pubmed&amp;amp;id=8990210&amp;amp;retmode=ref&amp;amp;cmd=prlinks&lt;/url&gt;&lt;volume&gt;94&lt;/volume&gt;&lt;publication_date&gt;99199701071200000000222000&lt;/publication_date&gt;&lt;uuid&gt;A32218C7-E579-437F-9BC2-AB779250FCEF&lt;/uuid&gt;&lt;type&gt;400&lt;/type&gt;&lt;number&gt;1&lt;/number&gt;&lt;citekey&gt;Woolhouse:1997ws&lt;/citekey&gt;&lt;institution&gt;Wellcome Trust Centre for the Epidemiology of Infectious Disease, Department of Zoology, University of Oxford, United Kingdom. mejw@vax.ox.ac.uk&lt;/institution&gt;&lt;startpage&gt;338&lt;/startpage&gt;&lt;endpage&gt;342&lt;/endpage&gt;&lt;bundle&gt;&lt;publication&gt;&lt;title&gt;Proceedings of the National Academy of Sciences of the United States of America&lt;/title&gt;&lt;uuid&gt;58AC2FEC-EE1F-4A89-A442-0FF39933CECD&lt;/uuid&gt;&lt;subtype&gt;-100&lt;/subtype&gt;&lt;publisher&gt;National Acad Sciences&lt;/publisher&gt;&lt;type&gt;-100&lt;/type&gt;&lt;url&gt;http://www.pnas.org/&lt;/url&gt;&lt;/publication&gt;&lt;/bundle&gt;&lt;authors&gt;&lt;author&gt;&lt;lastName&gt;Woolhouse&lt;/lastName&gt;&lt;firstName&gt;Mark&lt;/firstName&gt;&lt;middleNames&gt;E J&lt;/middleNames&gt;&lt;/author&gt;&lt;author&gt;&lt;lastName&gt;Dye&lt;/lastName&gt;&lt;firstName&gt;Christopher&lt;/firstName&gt;&lt;/author&gt;&lt;author&gt;&lt;lastName&gt;Etard&lt;/lastName&gt;&lt;firstName&gt;J&lt;/firstName&gt;&lt;middleNames&gt;F&lt;/middleNames&gt;&lt;/author&gt;&lt;author&gt;&lt;lastName&gt;Smith&lt;/lastName&gt;&lt;firstName&gt;Thomas&lt;/firstName&gt;&lt;middleNames&gt;A&lt;/middleNames&gt;&lt;/author&gt;&lt;author&gt;&lt;lastName&gt;Charlwood&lt;/lastName&gt;&lt;firstName&gt;J&lt;/firstName&gt;&lt;middleNames&gt;D&lt;/middleNames&gt;&lt;/author&gt;&lt;author&gt;&lt;lastName&gt;Garnett&lt;/lastName&gt;&lt;firstName&gt;Geoffrey&lt;/firstName&gt;&lt;middleNames&gt;P&lt;/middleNames&gt;&lt;/author&gt;&lt;author&gt;&lt;lastName&gt;Hagan&lt;/lastName&gt;&lt;firstName&gt;P&lt;/firstName&gt;&lt;/author&gt;&lt;author&gt;&lt;lastName&gt;Hii&lt;/lastName&gt;&lt;firstName&gt;Jeffery&lt;/firstName&gt;&lt;/author&gt;&lt;author&gt;&lt;lastName&gt;Ndhlovu&lt;/lastName&gt;&lt;firstName&gt;P&lt;/firstName&gt;&lt;middleNames&gt;D&lt;/middleNames&gt;&lt;/author&gt;&lt;author&gt;&lt;lastName&gt;Quinnell&lt;/lastName&gt;&lt;firstName&gt;R&lt;/firstName&gt;&lt;middleNames&gt;J&lt;/middleNames&gt;&lt;/author&gt;&lt;author&gt;&lt;lastName&gt;Watts&lt;/lastName&gt;&lt;firstName&gt;C&lt;/firstName&gt;&lt;middleNames&gt;H&lt;/middleNames&gt;&lt;/author&gt;&lt;author&gt;&lt;lastName&gt;Chandiwana&lt;/lastName&gt;&lt;firstName&gt;S&lt;/firstName&gt;&lt;middleNames&gt;K&lt;/middleNames&gt;&lt;/author&gt;&lt;author&gt;&lt;lastName&gt;Anderson&lt;/lastName&gt;&lt;firstName&gt;Roy&lt;/firstName&gt;&lt;middleNames&gt;M&lt;/middleNames&gt;&lt;/author&gt;&lt;/authors&gt;&lt;/publication&gt;&lt;publication&gt;&lt;subtype&gt;0&lt;/subtype&gt;&lt;publisher&gt;Oxford University Press&lt;/publisher&gt;&lt;title&gt;Infectious diseases of humans: dynamics and control&lt;/title&gt;&lt;url&gt;http://lccn.loc.gov/90014312&lt;/url&gt;&lt;publication_date&gt;99199100001200000000200000&lt;/publication_date&gt;&lt;uuid&gt;41B827DF-BD99-4F6F-8044-BD11997EC018&lt;/uuid&gt;&lt;type&gt;0&lt;/type&gt;&lt;citekey&gt;Anderson:1991vz&lt;/citekey&gt;&lt;authors&gt;&lt;author&gt;&lt;lastName&gt;Anderson&lt;/lastName&gt;&lt;firstName&gt;Roy&lt;/firstName&gt;&lt;middleNames&gt;M&lt;/middleNames&gt;&lt;/author&gt;&lt;author&gt;&lt;lastName&gt;May&lt;/lastName&gt;&lt;firstName&gt;Robert&lt;/firstName&gt;&lt;middleNames&gt;M&lt;/middleNames&gt;&lt;/author&gt;&lt;/authors&gt;&lt;/publication&gt;&lt;/publications&gt;&lt;cites&gt;&lt;/cites&gt;&lt;/citation&gt;</w:delInstrText>
        </w:r>
        <w:r w:rsidRPr="009F35C2" w:rsidDel="00095FAF">
          <w:rPr>
            <w:rFonts w:asciiTheme="minorHAnsi" w:hAnsiTheme="minorHAnsi"/>
            <w:color w:val="000000" w:themeColor="text1"/>
            <w:vertAlign w:val="superscript"/>
            <w:lang w:val="en-GB"/>
          </w:rPr>
          <w:fldChar w:fldCharType="separate"/>
        </w:r>
        <w:r w:rsidR="00B64DFB" w:rsidDel="00095FAF">
          <w:rPr>
            <w:rFonts w:ascii="Calibri" w:hAnsi="Calibri" w:cs="Calibri"/>
            <w:vertAlign w:val="superscript"/>
          </w:rPr>
          <w:delText>1,2</w:delText>
        </w:r>
        <w:r w:rsidRPr="009F35C2" w:rsidDel="00095FAF">
          <w:rPr>
            <w:rFonts w:asciiTheme="minorHAnsi" w:hAnsiTheme="minorHAnsi"/>
            <w:color w:val="000000" w:themeColor="text1"/>
            <w:vertAlign w:val="superscript"/>
            <w:lang w:val="en-GB"/>
          </w:rPr>
          <w:fldChar w:fldCharType="end"/>
        </w:r>
      </w:del>
      <w:r w:rsidRPr="009F35C2">
        <w:rPr>
          <w:rFonts w:asciiTheme="minorHAnsi" w:hAnsiTheme="minorHAnsi"/>
          <w:color w:val="000000" w:themeColor="text1"/>
          <w:lang w:val="en-GB"/>
        </w:rPr>
        <w:t xml:space="preserve">.  </w:t>
      </w:r>
      <w:ins w:id="6" w:author="Author">
        <w:r w:rsidR="00153849">
          <w:rPr>
            <w:rFonts w:asciiTheme="minorHAnsi" w:hAnsiTheme="minorHAnsi"/>
            <w:color w:val="000000" w:themeColor="text1"/>
            <w:lang w:val="en-GB"/>
          </w:rPr>
          <w:t xml:space="preserve">Such heterogeneity, </w:t>
        </w:r>
        <w:r w:rsidR="00682756">
          <w:rPr>
            <w:rFonts w:asciiTheme="minorHAnsi" w:hAnsiTheme="minorHAnsi"/>
            <w:color w:val="000000" w:themeColor="text1"/>
            <w:lang w:val="en-GB"/>
          </w:rPr>
          <w:t>often called “s</w:t>
        </w:r>
      </w:ins>
      <w:del w:id="7" w:author="Author">
        <w:r w:rsidRPr="009F35C2" w:rsidDel="00682756">
          <w:rPr>
            <w:rFonts w:asciiTheme="minorHAnsi" w:hAnsiTheme="minorHAnsi"/>
            <w:color w:val="000000" w:themeColor="text1"/>
            <w:lang w:val="en-GB"/>
          </w:rPr>
          <w:delText>S</w:delText>
        </w:r>
      </w:del>
      <w:r w:rsidRPr="009F35C2">
        <w:rPr>
          <w:rFonts w:asciiTheme="minorHAnsi" w:hAnsiTheme="minorHAnsi"/>
          <w:color w:val="000000" w:themeColor="text1"/>
          <w:lang w:val="en-GB"/>
        </w:rPr>
        <w:t>uper-spreading</w:t>
      </w:r>
      <w:ins w:id="8" w:author="Author">
        <w:r w:rsidR="00F84D05">
          <w:rPr>
            <w:rFonts w:asciiTheme="minorHAnsi" w:hAnsiTheme="minorHAnsi"/>
            <w:color w:val="000000" w:themeColor="text1"/>
            <w:lang w:val="en-GB"/>
          </w:rPr>
          <w:t>,</w:t>
        </w:r>
        <w:r w:rsidR="00682756">
          <w:rPr>
            <w:rFonts w:asciiTheme="minorHAnsi" w:hAnsiTheme="minorHAnsi"/>
            <w:color w:val="000000" w:themeColor="text1"/>
            <w:lang w:val="en-GB"/>
          </w:rPr>
          <w:t>”</w:t>
        </w:r>
      </w:ins>
      <w:r w:rsidRPr="009F35C2">
        <w:rPr>
          <w:rFonts w:asciiTheme="minorHAnsi" w:hAnsiTheme="minorHAnsi"/>
          <w:color w:val="000000" w:themeColor="text1"/>
          <w:lang w:val="en-GB"/>
        </w:rPr>
        <w:t xml:space="preserve"> has drawn interest because the efficiency of disease control could be dramatically improved if it were possible to </w:t>
      </w:r>
      <w:r w:rsidRPr="009F35C2">
        <w:rPr>
          <w:rFonts w:asciiTheme="minorHAnsi" w:hAnsiTheme="minorHAnsi"/>
          <w:color w:val="000000" w:themeColor="text1"/>
          <w:lang w:val="en-GB"/>
        </w:rPr>
        <w:lastRenderedPageBreak/>
        <w:t>identify and target</w:t>
      </w:r>
      <w:ins w:id="9" w:author="Author">
        <w:r w:rsidR="00682756">
          <w:rPr>
            <w:rFonts w:asciiTheme="minorHAnsi" w:hAnsiTheme="minorHAnsi"/>
            <w:color w:val="000000" w:themeColor="text1"/>
            <w:lang w:val="en-GB"/>
          </w:rPr>
          <w:t xml:space="preserve"> individuals who account for most of transmission, </w:t>
        </w:r>
        <w:r w:rsidR="00F84D05">
          <w:rPr>
            <w:rFonts w:asciiTheme="minorHAnsi" w:hAnsiTheme="minorHAnsi"/>
            <w:color w:val="000000" w:themeColor="text1"/>
            <w:lang w:val="en-GB"/>
          </w:rPr>
          <w:t xml:space="preserve">who are sometimes </w:t>
        </w:r>
        <w:r w:rsidR="00682756">
          <w:rPr>
            <w:rFonts w:asciiTheme="minorHAnsi" w:hAnsiTheme="minorHAnsi"/>
            <w:color w:val="000000" w:themeColor="text1"/>
            <w:lang w:val="en-GB"/>
          </w:rPr>
          <w:t>called</w:t>
        </w:r>
      </w:ins>
      <w:r w:rsidRPr="009F35C2">
        <w:rPr>
          <w:rFonts w:asciiTheme="minorHAnsi" w:hAnsiTheme="minorHAnsi"/>
          <w:color w:val="000000" w:themeColor="text1"/>
          <w:lang w:val="en-GB"/>
        </w:rPr>
        <w:t xml:space="preserve"> </w:t>
      </w:r>
      <w:ins w:id="10" w:author="Author">
        <w:r w:rsidR="00682756">
          <w:rPr>
            <w:rFonts w:asciiTheme="minorHAnsi" w:hAnsiTheme="minorHAnsi"/>
            <w:color w:val="000000" w:themeColor="text1"/>
            <w:lang w:val="en-GB"/>
          </w:rPr>
          <w:t>“</w:t>
        </w:r>
      </w:ins>
      <w:r w:rsidRPr="009F35C2">
        <w:rPr>
          <w:rFonts w:asciiTheme="minorHAnsi" w:hAnsiTheme="minorHAnsi"/>
          <w:color w:val="000000" w:themeColor="text1"/>
          <w:lang w:val="en-GB"/>
        </w:rPr>
        <w:t>super-spreaders</w:t>
      </w:r>
      <w:ins w:id="11" w:author="Author">
        <w:r w:rsidR="00682756">
          <w:rPr>
            <w:rFonts w:asciiTheme="minorHAnsi" w:hAnsiTheme="minorHAnsi"/>
            <w:color w:val="000000" w:themeColor="text1"/>
            <w:lang w:val="en-GB"/>
          </w:rPr>
          <w:t>”</w:t>
        </w:r>
      </w:ins>
      <w:r w:rsidRPr="009F35C2">
        <w:rPr>
          <w:rFonts w:asciiTheme="minorHAnsi" w:hAnsiTheme="minorHAnsi"/>
          <w:color w:val="000000" w:themeColor="text1"/>
          <w:lang w:val="en-GB"/>
        </w:rPr>
        <w:t xml:space="preserve"> </w:t>
      </w:r>
      <w:r w:rsidRPr="009F35C2">
        <w:rPr>
          <w:rFonts w:asciiTheme="minorHAnsi" w:hAnsiTheme="minorHAnsi"/>
          <w:color w:val="000000" w:themeColor="text1"/>
          <w:vertAlign w:val="superscript"/>
          <w:lang w:val="en-GB"/>
        </w:rPr>
        <w:fldChar w:fldCharType="begin"/>
      </w:r>
      <w:r w:rsidR="00A57AF0">
        <w:rPr>
          <w:rFonts w:asciiTheme="minorHAnsi" w:hAnsiTheme="minorHAnsi"/>
          <w:color w:val="000000" w:themeColor="text1"/>
          <w:vertAlign w:val="superscript"/>
          <w:lang w:val="en-GB"/>
        </w:rPr>
        <w:instrText xml:space="preserve"> ADDIN PAPERS2_CITATIONS &lt;citation&gt;&lt;priority&gt;1&lt;/priority&gt;&lt;uuid&gt;C2C8BD47-3541-41F7-8825-CC0347B8D411&lt;/uuid&gt;&lt;publications&gt;&lt;publication&gt;&lt;subtype&gt;400&lt;/subtype&gt;&lt;title&gt;Heterogeneities in the transmission of infectious agents: implications for the design of control programs.&lt;/title&gt;&lt;url&gt;http://eutils.ncbi.nlm.nih.gov/entrez/eutils/elink.fcgi?dbfrom=pubmed&amp;amp;id=8990210&amp;amp;retmode=ref&amp;amp;cmd=prlinks&lt;/url&gt;&lt;volume&gt;94&lt;/volume&gt;&lt;publication_date&gt;99199701071200000000222000&lt;/publication_date&gt;&lt;uuid&gt;A32218C7-E579-437F-9BC2-AB779250FCEF&lt;/uuid&gt;&lt;type&gt;400&lt;/type&gt;&lt;number&gt;1&lt;/number&gt;&lt;citekey&gt;Woolhouse:1997ws&lt;/citekey&gt;&lt;institution&gt;Wellcome Trust Centre for the Epidemiology of Infectious Disease, Department of Zoology, University of Oxford, United Kingdom. mejw@vax.ox.ac.uk&lt;/institution&gt;&lt;startpage&gt;338&lt;/startpage&gt;&lt;endpage&gt;342&lt;/endpage&gt;&lt;bundle&gt;&lt;publication&gt;&lt;title&gt;Proceedings of the National Academy of Sciences of the United States of America&lt;/title&gt;&lt;uuid&gt;58AC2FEC-EE1F-4A89-A442-0FF39933CECD&lt;/uuid&gt;&lt;subtype&gt;-100&lt;/subtype&gt;&lt;publisher&gt;National Acad Sciences&lt;/publisher&gt;&lt;type&gt;-100&lt;/type&gt;&lt;url&gt;http://www.pnas.org/&lt;/url&gt;&lt;/publication&gt;&lt;/bundle&gt;&lt;authors&gt;&lt;author&gt;&lt;lastName&gt;Woolhouse&lt;/lastName&gt;&lt;firstName&gt;Mark&lt;/firstName&gt;&lt;middleNames&gt;E J&lt;/middleNames&gt;&lt;/author&gt;&lt;author&gt;&lt;lastName&gt;Dye&lt;/lastName&gt;&lt;firstName&gt;Christopher&lt;/firstName&gt;&lt;/author&gt;&lt;author&gt;&lt;lastName&gt;Etard&lt;/lastName&gt;&lt;firstName&gt;J&lt;/firstName&gt;&lt;middleNames&gt;F&lt;/middleNames&gt;&lt;/author&gt;&lt;author&gt;&lt;lastName&gt;Smith&lt;/lastName&gt;&lt;firstName&gt;Thomas&lt;/firstName&gt;&lt;middleNames&gt;A&lt;/middleNames&gt;&lt;/author&gt;&lt;author&gt;&lt;lastName&gt;Charlwood&lt;/lastName&gt;&lt;firstName&gt;J&lt;/firstName&gt;&lt;middleNames&gt;D&lt;/middleNames&gt;&lt;/author&gt;&lt;author&gt;&lt;lastName&gt;Garnett&lt;/lastName&gt;&lt;firstName&gt;Geoffrey&lt;/firstName&gt;&lt;middleNames&gt;P&lt;/middleNames&gt;&lt;/author&gt;&lt;author&gt;&lt;lastName&gt;Hagan&lt;/lastName&gt;&lt;firstName&gt;P&lt;/firstName&gt;&lt;/author&gt;&lt;author&gt;&lt;lastName&gt;Hii&lt;/lastName&gt;&lt;firstName&gt;Jeffery&lt;/firstName&gt;&lt;/author&gt;&lt;author&gt;&lt;lastName&gt;Ndhlovu&lt;/lastName&gt;&lt;firstName&gt;P&lt;/firstName&gt;&lt;middleNames&gt;D&lt;/middleNames&gt;&lt;/author&gt;&lt;author&gt;&lt;lastName&gt;Quinnell&lt;/lastName&gt;&lt;firstName&gt;R&lt;/firstName&gt;&lt;middleNames&gt;J&lt;/middleNames&gt;&lt;/author&gt;&lt;author&gt;&lt;lastName&gt;Watts&lt;/lastName&gt;&lt;firstName&gt;C&lt;/firstName&gt;&lt;middleNames&gt;H&lt;/middleNames&gt;&lt;/author&gt;&lt;author&gt;&lt;lastName&gt;Chandiwana&lt;/lastName&gt;&lt;firstName&gt;S&lt;/firstName&gt;&lt;middleNames&gt;K&lt;/middleNames&gt;&lt;/author&gt;&lt;author&gt;&lt;lastName&gt;Anderson&lt;/lastName&gt;&lt;firstName&gt;Roy&lt;/firstName&gt;&lt;middleNames&gt;M&lt;/middleNames&gt;&lt;/author&gt;&lt;/authors&gt;&lt;/publication&gt;&lt;publication&gt;&lt;subtype&gt;400&lt;/subtype&gt;&lt;publisher&gt;Nature Publishing Group&lt;/publisher&gt;&lt;title&gt;Superspreading and the effect of individual variation on disease emergence&lt;/title&gt;&lt;url&gt;http://www.nature.com/doifinder/10.1038/nature04153&lt;/url&gt;&lt;volume&gt;438&lt;/volume&gt;&lt;publication_date&gt;99200511171200000000222000&lt;/publication_date&gt;&lt;uuid&gt;56F36644-7B27-4287-950D-E340F2C48303&lt;/uuid&gt;&lt;type&gt;400&lt;/type&gt;&lt;number&gt;7066&lt;/number&gt;&lt;citekey&gt;LloydSmith:2005cr&lt;/citekey&gt;&lt;doi&gt;10.1038/nature04153&lt;/doi&gt;&lt;startpage&gt;355&lt;/startpage&gt;&lt;endpage&gt;359&lt;/endpage&gt;&lt;bundle&gt;&lt;publication&gt;&lt;title&gt;Nature&lt;/title&gt;&lt;uuid&gt;6BDA6D3B-64D4-4586-8DB0-C5BEF6A653B0&lt;/uuid&gt;&lt;subtype&gt;-100&lt;/subtype&gt;&lt;publisher&gt;Nature Publishing Group&lt;/publisher&gt;&lt;type&gt;-100&lt;/type&gt;&lt;/publication&gt;&lt;/bundle&gt;&lt;authors&gt;&lt;author&gt;&lt;lastName&gt;Lloyd-Smith&lt;/lastName&gt;&lt;firstName&gt;James&lt;/firstName&gt;&lt;middleNames&gt;O&lt;/middleNames&gt;&lt;/author&gt;&lt;author&gt;&lt;lastName&gt;Schreiber&lt;/lastName&gt;&lt;firstName&gt;S&lt;/firstName&gt;&lt;middleNames&gt;J&lt;/middleNames&gt;&lt;/author&gt;&lt;author&gt;&lt;lastName&gt;Kopp&lt;/lastName&gt;&lt;firstName&gt;P&lt;/firstName&gt;&lt;middleNames&gt;E&lt;/middleNames&gt;&lt;/author&gt;&lt;author&gt;&lt;lastName&gt;Getz&lt;/lastName&gt;&lt;firstName&gt;W&lt;/firstName&gt;&lt;middleNames&gt;M&lt;/middleNames&gt;&lt;/author&gt;&lt;/authors&gt;&lt;/publication&gt;&lt;publication&gt;&lt;subtype&gt;400&lt;/subtype&gt;&lt;title&gt;Revisiting the basic reproductive number for malaria and its implications for malaria control.&lt;/title&gt;&lt;url&gt;http://dx.plos.org/10.1371/journal.pbio.0050042&lt;/url&gt;&lt;volume&gt;5&lt;/volume&gt;&lt;publication_date&gt;99200703001200000000220000&lt;/publication_date&gt;&lt;uuid&gt;0301783C-3696-4568-B069-BFB7F2655B24&lt;/uuid&gt;&lt;type&gt;400&lt;/type&gt;&lt;accepted_date&gt;99200612121200000000222000&lt;/accepted_date&gt;&lt;number&gt;3&lt;/number&gt;&lt;citekey&gt;Smith:2007ws&lt;/citekey&gt;&lt;submission_date&gt;99200604051200000000222000&lt;/submission_date&gt;&lt;doi&gt;10.1371/journal.pbio.0050042&lt;/doi&gt;&lt;institution&gt;Fogarty International Center, National Institutes of Health, Bethesda, Maryland, United States of America. smitdave@helix.nih.gov&lt;/institution&gt;&lt;startpage&gt;e42&lt;/startpage&gt;&lt;bundle&gt;&lt;publication&gt;&lt;title&gt;PLoS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McKenzie&lt;/lastName&gt;&lt;firstName&gt;F&lt;/firstName&gt;&lt;middleNames&gt;Ellis&lt;/middleNames&gt;&lt;/author&gt;&lt;author&gt;&lt;lastName&gt;Snow&lt;/lastName&gt;&lt;firstName&gt;Robert&lt;/firstName&gt;&lt;middleNames&gt;W&lt;/middleNames&gt;&lt;/author&gt;&lt;author&gt;&lt;lastName&gt;Hay&lt;/lastName&gt;&lt;firstName&gt;Simon&lt;/firstName&gt;&lt;middleNames&gt;I&lt;/middleNames&gt;&lt;/author&gt;&lt;/authors&gt;&lt;editors&gt;&lt;author&gt;&lt;lastName&gt;Grenfell&lt;/lastName&gt;&lt;firstName&gt;Bryan&lt;/firstName&gt;&lt;middleNames&gt;T&lt;/middleNames&gt;&lt;/author&gt;&lt;/editors&gt;&lt;/publication&gt;&lt;publication&gt;&lt;subtype&gt;400&lt;/subtype&gt;&lt;title&gt;Hitting hotspots: spatial targeting of malaria for control and elimination&lt;/title&gt;&lt;url&gt;http://dx.plos.org/10.1371/journal.pmed.1001165.g002&lt;/url&gt;&lt;publication_date&gt;99201200001200000000200000&lt;/publication_date&gt;&lt;uuid&gt;B0979693-4904-40BA-9013-CD9A4CB795E2&lt;/uuid&gt;&lt;type&gt;400&lt;/type&gt;&lt;citekey&gt;Bousema:2012hg&lt;/citekey&gt;&lt;doi&gt;10.1371/journal.pmed.1001165.t001&lt;/doi&gt;&lt;bundle&gt;&lt;publication&gt;&lt;title&gt;PLoS Medicine&lt;/title&gt;&lt;uuid&gt;E60C5847-0E56-4101-9129-8D337A66F602&lt;/uuid&gt;&lt;subtype&gt;-100&lt;/subtype&gt;&lt;publisher&gt;Public Library of Science&lt;/publisher&gt;&lt;type&gt;-100&lt;/type&gt;&lt;/publication&gt;&lt;/bundle&gt;&lt;authors&gt;&lt;author&gt;&lt;lastName&gt;Bousema&lt;/lastName&gt;&lt;firstName&gt;Teun&lt;/firstName&gt;&lt;middleNames&gt;J&lt;/middleNames&gt;&lt;/author&gt;&lt;author&gt;&lt;lastName&gt;Griffin&lt;/lastName&gt;&lt;firstName&gt;Jamie&lt;/firstName&gt;&lt;middleNames&gt;T&lt;/middleNames&gt;&lt;/author&gt;&lt;author&gt;&lt;lastName&gt;Sauerwein&lt;/lastName&gt;&lt;firstName&gt;R&lt;/firstName&gt;&lt;middleNames&gt;W&lt;/middleNames&gt;&lt;/author&gt;&lt;author&gt;&lt;lastName&gt;Smith&lt;/lastName&gt;&lt;firstName&gt;David&lt;/firstName&gt;&lt;middleNames&gt;L&lt;/middleNames&gt;&lt;/author&gt;&lt;/authors&gt;&lt;/publication&gt;&lt;publication&gt;&lt;subtype&gt;400&lt;/subtype&gt;&lt;title&gt;Identification of hot spots of malaria transmission for targeted malaria control.&lt;/title&gt;&lt;url&gt;http://jid.oxfordjournals.org/lookup/doi/10.1086/652456&lt;/url&gt;&lt;volume&gt;201&lt;/volume&gt;&lt;publication_date&gt;99201006011200000000222000&lt;/publication_date&gt;&lt;uuid&gt;570CDDF6-4831-474A-A7F4-FB2B611862F8&lt;/uuid&gt;&lt;type&gt;400&lt;/type&gt;&lt;number&gt;11&lt;/number&gt;&lt;citekey&gt;Bousema:2010cm&lt;/citekey&gt;&lt;doi&gt;10.1086/652456&lt;/doi&gt;&lt;institution&gt;Department of Infectious and Tropical Diseases, London School of Hygiene and Tropical Medicine, Keppel Street, London, United Kingdom. teun.bousema@lshtm.ac.uk&lt;/institution&gt;&lt;startpage&gt;1764&lt;/startpage&gt;&lt;endpage&gt;1774&lt;/endpage&gt;&lt;bundle&gt;&lt;publication&gt;&lt;title&gt;The Journal of Infectious Diseases&lt;/title&gt;&lt;uuid&gt;B3104EA0-AF14-4ED9-9973-22761C392F07&lt;/uuid&gt;&lt;subtype&gt;-100&lt;/subtype&gt;&lt;type&gt;-100&lt;/type&gt;&lt;/publication&gt;&lt;/bundle&gt;&lt;authors&gt;&lt;author&gt;&lt;lastName&gt;Bousema&lt;/lastName&gt;&lt;firstName&gt;Teun&lt;/firstName&gt;&lt;middleNames&gt;J&lt;/middleNames&gt;&lt;/author&gt;&lt;author&gt;&lt;lastName&gt;Drakeley&lt;/lastName&gt;&lt;firstName&gt;Christopher&lt;/firstName&gt;&lt;middleNames&gt;J&lt;/middleNames&gt;&lt;/author&gt;&lt;author&gt;&lt;lastName&gt;Gesase&lt;/lastName&gt;&lt;firstName&gt;Samwel&lt;/firstName&gt;&lt;/author&gt;&lt;author&gt;&lt;lastName&gt;Hashim&lt;/lastName&gt;&lt;firstName&gt;Ramadhan&lt;/firstName&gt;&lt;/author&gt;&lt;author&gt;&lt;lastName&gt;Magesa&lt;/lastName&gt;&lt;firstName&gt;Stephen&lt;/firstName&gt;&lt;/author&gt;&lt;author&gt;&lt;lastName&gt;Mosha&lt;/lastName&gt;&lt;firstName&gt;Frank&lt;/firstName&gt;&lt;/author&gt;&lt;author&gt;&lt;lastName&gt;Carneiro&lt;/lastName&gt;&lt;firstName&gt;Ilona&lt;/firstName&gt;&lt;/author&gt;&lt;author&gt;&lt;lastName&gt;Cox&lt;/lastName&gt;&lt;firstName&gt;Jonathan&lt;/firstName&gt;&lt;/author&gt;&lt;author&gt;&lt;lastName&gt;Msuya&lt;/lastName&gt;&lt;firstName&gt;Eliapendavyo&lt;/firstName&gt;&lt;/author&gt;&lt;author&gt;&lt;lastName&gt;Kleinschmidt&lt;/lastName&gt;&lt;firstName&gt;Immo&lt;/firstName&gt;&lt;/author&gt;&lt;author&gt;&lt;lastName&gt;Maxwell&lt;/lastName&gt;&lt;firstName&gt;Caroline&lt;/firstName&gt;&lt;/author&gt;&lt;author&gt;&lt;lastName&gt;Greenwood&lt;/lastName&gt;&lt;firstName&gt;Brian&lt;/firstName&gt;&lt;middleNames&gt;M&lt;/middleNames&gt;&lt;/author&gt;&lt;author&gt;&lt;lastName&gt;Riley&lt;/lastName&gt;&lt;firstName&gt;Eleanor&lt;/firstName&gt;&lt;/author&gt;&lt;author&gt;&lt;lastName&gt;Chandramohan&lt;/lastName&gt;&lt;firstName&gt;Daniel&lt;/firstName&gt;&lt;/author&gt;&lt;author&gt;&lt;lastName&gt;Gosling&lt;/lastName&gt;&lt;firstName&gt;Roly&lt;/firstName&gt;&lt;/author&gt;&lt;/authors&gt;&lt;/publication&gt;&lt;publication&gt;&lt;subtype&gt;400&lt;/subtype&gt;&lt;location&gt;200,4,-3.6333333,39.8500000&lt;/location&gt;&lt;title&gt;Stable and unstable malaria hotspots in longitudinal cohort studies in Kenya.&lt;/title&gt;&lt;url&gt;http://eutils.ncbi.nlm.nih.gov/entrez/eutils/elink.fcgi?dbfrom=pubmed&amp;amp;id=20625549&amp;amp;retmode=ref&amp;amp;cmd=prlinks&lt;/url&gt;&lt;volume&gt;7&lt;/volume&gt;&lt;publication_date&gt;99201007001200000000220000&lt;/publication_date&gt;&lt;uuid&gt;F825F372-879C-4A55-8A3C-10F0EA478C3A&lt;/uuid&gt;&lt;type&gt;400&lt;/type&gt;&lt;accepted_date&gt;99201005271200000000222000&lt;/accepted_date&gt;&lt;number&gt;7&lt;/number&gt;&lt;citekey&gt;Bejon:2010ki&lt;/citekey&gt;&lt;submission_date&gt;99201003221200000000222000&lt;/submission_date&gt;&lt;doi&gt;10.1371/journal.pmed.1000304&lt;/doi&gt;&lt;institution&gt;Kilifi KEMRI-Wellcome Trust Collaborative Research Programme, Centre for Geographic Medicine Research-Coast, Kilifi, Kenya. pbejon@kilifi.kemri-wellcome.org&lt;/institution&gt;&lt;startpage&gt;e1000304&lt;/startpage&gt;&lt;bundle&gt;&lt;publication&gt;&lt;title&gt;PLoS Medicine&lt;/title&gt;&lt;uuid&gt;E60C5847-0E56-4101-9129-8D337A66F602&lt;/uuid&gt;&lt;subtype&gt;-100&lt;/subtype&gt;&lt;publisher&gt;Public Library of Science&lt;/publisher&gt;&lt;type&gt;-100&lt;/type&gt;&lt;/publication&gt;&lt;/bundle&gt;&lt;authors&gt;&lt;author&gt;&lt;lastName&gt;Bejon&lt;/lastName&gt;&lt;firstName&gt;Philip&lt;/firstName&gt;&lt;/author&gt;&lt;author&gt;&lt;lastName&gt;Williams&lt;/lastName&gt;&lt;firstName&gt;Thomas&lt;/firstName&gt;&lt;middleNames&gt;Neil&lt;/middleNames&gt;&lt;/author&gt;&lt;author&gt;&lt;lastName&gt;Liljander&lt;/lastName&gt;&lt;firstName&gt;Anne&lt;/firstName&gt;&lt;/author&gt;&lt;author&gt;&lt;lastName&gt;Noor&lt;/lastName&gt;&lt;firstName&gt;Abdisalan&lt;/firstName&gt;&lt;middleNames&gt;Mohamed&lt;/middleNames&gt;&lt;/author&gt;&lt;author&gt;&lt;lastName&gt;Wambua&lt;/lastName&gt;&lt;firstName&gt;Juliana&lt;/firstName&gt;&lt;/author&gt;&lt;author&gt;&lt;lastName&gt;Ogada&lt;/lastName&gt;&lt;firstName&gt;Edna&lt;/firstName&gt;&lt;/author&gt;&lt;author&gt;&lt;lastName&gt;Olotu&lt;/lastName&gt;&lt;firstName&gt;Ally&lt;/firstName&gt;&lt;/author&gt;&lt;author&gt;&lt;lastName&gt;Osier&lt;/lastName&gt;&lt;firstName&gt;Faith&lt;/firstName&gt;&lt;middleNames&gt;H A&lt;/middleNames&gt;&lt;/author&gt;&lt;author&gt;&lt;lastName&gt;Hay&lt;/lastName&gt;&lt;firstName&gt;Simon&lt;/firstName&gt;&lt;middleNames&gt;I&lt;/middleNames&gt;&lt;/author&gt;&lt;author&gt;&lt;lastName&gt;Färnert&lt;/lastName&gt;&lt;firstName&gt;Anna&lt;/firstName&gt;&lt;/author&gt;&lt;author&gt;&lt;lastName&gt;Marsh&lt;/lastName&gt;&lt;firstName&gt;Kevin&lt;/firstName&gt;&lt;/author&gt;&lt;/authors&gt;&lt;/publication&gt;&lt;/publications&gt;&lt;cites&gt;&lt;/cites&gt;&lt;/citation&gt;</w:instrText>
      </w:r>
      <w:r w:rsidRPr="009F35C2">
        <w:rPr>
          <w:rFonts w:asciiTheme="minorHAnsi" w:hAnsiTheme="minorHAnsi"/>
          <w:color w:val="000000" w:themeColor="text1"/>
          <w:vertAlign w:val="superscript"/>
          <w:lang w:val="en-GB"/>
        </w:rPr>
        <w:fldChar w:fldCharType="separate"/>
      </w:r>
      <w:ins w:id="12" w:author="Author">
        <w:r w:rsidR="00095FAF">
          <w:rPr>
            <w:rFonts w:ascii="Helvetica" w:hAnsi="Helvetica" w:cs="Helvetica"/>
            <w:vertAlign w:val="superscript"/>
          </w:rPr>
          <w:t>1-6</w:t>
        </w:r>
      </w:ins>
      <w:del w:id="13" w:author="Author">
        <w:r w:rsidR="00B64DFB" w:rsidDel="00095FAF">
          <w:rPr>
            <w:rFonts w:ascii="Calibri" w:hAnsi="Calibri" w:cs="Calibri"/>
            <w:vertAlign w:val="superscript"/>
          </w:rPr>
          <w:delText>1,3-7</w:delText>
        </w:r>
      </w:del>
      <w:r w:rsidRPr="009F35C2">
        <w:rPr>
          <w:rFonts w:asciiTheme="minorHAnsi" w:hAnsiTheme="minorHAnsi"/>
          <w:color w:val="000000" w:themeColor="text1"/>
          <w:vertAlign w:val="superscript"/>
          <w:lang w:val="en-GB"/>
        </w:rPr>
        <w:fldChar w:fldCharType="end"/>
      </w:r>
      <w:r w:rsidRPr="009F35C2">
        <w:rPr>
          <w:rFonts w:asciiTheme="minorHAnsi" w:hAnsiTheme="minorHAnsi"/>
          <w:color w:val="000000" w:themeColor="text1"/>
          <w:lang w:val="en-GB"/>
        </w:rPr>
        <w:t xml:space="preserve">, a topic on which mathematics and </w:t>
      </w:r>
      <w:r w:rsidR="00167EA4">
        <w:rPr>
          <w:rFonts w:asciiTheme="minorHAnsi" w:hAnsiTheme="minorHAnsi"/>
          <w:color w:val="000000" w:themeColor="text1"/>
          <w:lang w:val="en-GB"/>
        </w:rPr>
        <w:t xml:space="preserve">mechanistic </w:t>
      </w:r>
      <w:r w:rsidRPr="009F35C2">
        <w:rPr>
          <w:rFonts w:asciiTheme="minorHAnsi" w:hAnsiTheme="minorHAnsi"/>
          <w:color w:val="000000" w:themeColor="text1"/>
          <w:lang w:val="en-GB"/>
        </w:rPr>
        <w:t>model</w:t>
      </w:r>
      <w:r w:rsidR="00167EA4">
        <w:rPr>
          <w:rFonts w:asciiTheme="minorHAnsi" w:hAnsiTheme="minorHAnsi"/>
          <w:color w:val="000000" w:themeColor="text1"/>
          <w:lang w:val="en-GB"/>
        </w:rPr>
        <w:t>s</w:t>
      </w:r>
      <w:r w:rsidRPr="009F35C2">
        <w:rPr>
          <w:rFonts w:asciiTheme="minorHAnsi" w:hAnsiTheme="minorHAnsi"/>
          <w:color w:val="000000" w:themeColor="text1"/>
          <w:lang w:val="en-GB"/>
        </w:rPr>
        <w:t xml:space="preserve"> have provided some of the most important insights</w:t>
      </w:r>
      <w:del w:id="14" w:author="Author">
        <w:r w:rsidRPr="009F35C2" w:rsidDel="00095FAF">
          <w:rPr>
            <w:rFonts w:asciiTheme="minorHAnsi" w:hAnsiTheme="minorHAnsi"/>
            <w:color w:val="000000" w:themeColor="text1"/>
            <w:vertAlign w:val="superscript"/>
            <w:lang w:val="en-GB"/>
          </w:rPr>
          <w:fldChar w:fldCharType="begin"/>
        </w:r>
        <w:r w:rsidR="00095FAF" w:rsidDel="00095FAF">
          <w:rPr>
            <w:rFonts w:asciiTheme="minorHAnsi" w:hAnsiTheme="minorHAnsi"/>
            <w:color w:val="000000" w:themeColor="text1"/>
            <w:vertAlign w:val="superscript"/>
            <w:lang w:val="en-GB"/>
          </w:rPr>
          <w:delInstrText xml:space="preserve"> ADDIN PAPERS2_CITATIONS &lt;citation&gt;&lt;priority&gt;3&lt;/priority&gt;&lt;uuid&gt;8A1BCDA0-B2BA-477A-AEBD-1B78AA5D1122&lt;/uuid&gt;&lt;publications&gt;&lt;publication&gt;&lt;subtype&gt;400&lt;/subtype&gt;&lt;publisher&gt;Public Library of Science&lt;/publisher&gt;&lt;title&gt;Heterogeneity, mixing, and the spatial scales of mosquito-borne pathogen transmission.&lt;/title&gt;&lt;url&gt;http://dx.plos.org/10.1371/journal.pcbi.1003327&lt;/url&gt;&lt;volume&gt;9&lt;/volume&gt;&lt;publication_date&gt;99201300001200000000200000&lt;/publication_date&gt;&lt;uuid&gt;D0466642-FF35-44F6-926C-2379C3B7EF8D&lt;/uuid&gt;&lt;type&gt;400&lt;/type&gt;&lt;accepted_date&gt;99201309241200000000222000&lt;/accepted_date&gt;&lt;number&gt;12&lt;/number&gt;&lt;citekey&gt;Perkins:2013iu&lt;/citekey&gt;&lt;submission_date&gt;99201308061200000000222000&lt;/submission_date&gt;&lt;doi&gt;10.1371/journal.pcbi.1003327&lt;/doi&gt;&lt;institution&gt;Fogarty International Center, National Institutes of Health, Bethesda, Maryland, United States of America ; Department of Entomology, University of California, Davis, California, United States of America.&lt;/institution&gt;&lt;startpage&gt;e1003327&lt;/startpage&gt;&lt;bundle&gt;&lt;publication&gt;&lt;title&gt;PLoS Computational Biology&lt;/title&gt;&lt;uuid&gt;CDAFD455-FD50-4F5C-9E0C-7DA5BDF49232&lt;/uuid&gt;&lt;subtype&gt;-100&lt;/subtype&gt;&lt;publisher&gt;&lt;/publisher&gt;&lt;type&gt;-100&lt;/type&gt;&lt;/publication&gt;&lt;/bundle&gt;&lt;authors&gt;&lt;author&gt;&lt;lastName&gt;Perkins&lt;/lastName&gt;&lt;firstName&gt;T&lt;/firstName&gt;&lt;middleNames&gt;Alex&lt;/middleNames&gt;&lt;/author&gt;&lt;author&gt;&lt;lastName&gt;Scott&lt;/lastName&gt;&lt;firstName&gt;Thomas&lt;/firstName&gt;&lt;middleNames&gt;W&lt;/middleNames&gt;&lt;/author&gt;&lt;author&gt;&lt;lastName&gt;Menach&lt;/lastName&gt;&lt;nonDroppingParticle&gt;Le&lt;/nonDroppingParticle&gt;&lt;firstName&gt;Arnaud&lt;/firstName&gt;&lt;/author&gt;&lt;author&gt;&lt;lastName&gt;Smith&lt;/lastName&gt;&lt;firstName&gt;David&lt;/firstName&gt;&lt;middleNames&gt;L&lt;/middleNames&gt;&lt;/author&gt;&lt;/authors&gt;&lt;editors&gt;&lt;author&gt;&lt;lastName&gt;Salathé&lt;/lastName&gt;&lt;firstName&gt;Marcel&lt;/firstName&gt;&lt;/author&gt;&lt;/editors&gt;&lt;/publication&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Home&amp;lt;/a&amp;gt;&amp;lt;/div&amp;gt;&amp;lt;/body&amp;gt;&amp;lt;/html&amp;gt;&lt;/location&gt;&lt;title&gt;Individual-based perspectives on R(0).&lt;/title&gt;&lt;url&gt;http://eutils.ncbi.nlm.nih.gov/entrez/eutils/elink.fcgi?dbfrom=pubmed&amp;amp;id=10677276&amp;amp;retmode=ref&amp;amp;cmd=prlinks&lt;/url&gt;&lt;volume&gt;203&lt;/volume&gt;&lt;publication_date&gt;99200003071200000000222000&lt;/publication_date&gt;&lt;uuid&gt;610D4678-9073-43FD-8D3E-6C59E2E5EBD9&lt;/uuid&gt;&lt;type&gt;400&lt;/type&gt;&lt;number&gt;1&lt;/number&gt;&lt;citekey&gt;Keeling:2000bq&lt;/citekey&gt;&lt;doi&gt;10.1006/jtbi.1999.1064&lt;/doi&gt;&lt;institution&gt;Zoology Department, Downing Street, Cambridge, CB2 3EJ, U.K. matt@zoo.cam.ac.uk&lt;/institution&gt;&lt;startpage&gt;51&lt;/startpage&gt;&lt;endpage&gt;61&lt;/endpage&gt;&lt;bundle&gt;&lt;publication&gt;&lt;title&gt;J Theor Biol&lt;/title&gt;&lt;uuid&gt;DE0F3CE3-68EC-4EED-B060-BA2EFBD5AF10&lt;/uuid&gt;&lt;subtype&gt;-100&lt;/subtype&gt;&lt;publisher&gt;Elsevier&lt;/publisher&gt;&lt;type&gt;-100&lt;/type&gt;&lt;/publication&gt;&lt;/bundle&gt;&lt;authors&gt;&lt;author&gt;&lt;lastName&gt;Keeling&lt;/lastName&gt;&lt;firstName&gt;Matt&lt;/firstName&gt;&lt;middleNames&gt;J&lt;/middleNames&gt;&lt;/author&gt;&lt;author&gt;&lt;lastName&gt;Grenfell&lt;/lastName&gt;&lt;firstName&gt;Bryan&lt;/firstName&gt;&lt;middleNames&gt;T&lt;/middleNames&gt;&lt;/author&gt;&lt;/authors&gt;&lt;/publication&gt;&lt;/publications&gt;&lt;cites&gt;&lt;/cites&gt;&lt;/citation&gt;</w:delInstrText>
        </w:r>
        <w:r w:rsidRPr="009F35C2" w:rsidDel="00095FAF">
          <w:rPr>
            <w:rFonts w:asciiTheme="minorHAnsi" w:hAnsiTheme="minorHAnsi"/>
            <w:color w:val="000000" w:themeColor="text1"/>
            <w:vertAlign w:val="superscript"/>
            <w:lang w:val="en-GB"/>
          </w:rPr>
          <w:fldChar w:fldCharType="separate"/>
        </w:r>
        <w:r w:rsidR="00B64DFB" w:rsidDel="00095FAF">
          <w:rPr>
            <w:rFonts w:ascii="Calibri" w:hAnsi="Calibri" w:cs="Calibri"/>
            <w:vertAlign w:val="superscript"/>
          </w:rPr>
          <w:delText>8,9</w:delText>
        </w:r>
        <w:r w:rsidRPr="009F35C2" w:rsidDel="00095FAF">
          <w:rPr>
            <w:rFonts w:asciiTheme="minorHAnsi" w:hAnsiTheme="minorHAnsi"/>
            <w:color w:val="000000" w:themeColor="text1"/>
            <w:vertAlign w:val="superscript"/>
            <w:lang w:val="en-GB"/>
          </w:rPr>
          <w:fldChar w:fldCharType="end"/>
        </w:r>
      </w:del>
      <w:ins w:id="15" w:author="Author">
        <w:r w:rsidR="00095FAF">
          <w:rPr>
            <w:rFonts w:asciiTheme="minorHAnsi" w:hAnsiTheme="minorHAnsi"/>
            <w:color w:val="000000" w:themeColor="text1"/>
            <w:vertAlign w:val="superscript"/>
            <w:lang w:val="en-GB"/>
          </w:rPr>
          <w:fldChar w:fldCharType="begin"/>
        </w:r>
      </w:ins>
      <w:r w:rsidR="00A57AF0">
        <w:rPr>
          <w:rFonts w:asciiTheme="minorHAnsi" w:hAnsiTheme="minorHAnsi"/>
          <w:color w:val="000000" w:themeColor="text1"/>
          <w:vertAlign w:val="superscript"/>
          <w:lang w:val="en-GB"/>
        </w:rPr>
        <w:instrText xml:space="preserve"> ADDIN PAPERS2_CITATIONS &lt;citation&gt;&lt;priority&gt;2&lt;/priority&gt;&lt;uuid&gt;90823FF2-997B-4221-A600-40962A84AB50&lt;/uuid&gt;&lt;publications&gt;&lt;publication&gt;&lt;subtype&gt;0&lt;/subtype&gt;&lt;publisher&gt;Oxford University Press&lt;/publisher&gt;&lt;title&gt;Infectious diseases of humans: dynamics and control&lt;/title&gt;&lt;url&gt;http://lccn.loc.gov/90014312&lt;/url&gt;&lt;publication_date&gt;99199100001200000000200000&lt;/publication_date&gt;&lt;uuid&gt;41B827DF-BD99-4F6F-8044-BD11997EC018&lt;/uuid&gt;&lt;type&gt;0&lt;/type&gt;&lt;citekey&gt;Anderson:1991vz&lt;/citekey&gt;&lt;authors&gt;&lt;author&gt;&lt;lastName&gt;Anderson&lt;/lastName&gt;&lt;firstName&gt;Roy&lt;/firstName&gt;&lt;middleNames&gt;M&lt;/middleNames&gt;&lt;/author&gt;&lt;author&gt;&lt;lastName&gt;May&lt;/lastName&gt;&lt;firstName&gt;Robert&lt;/firstName&gt;&lt;middleNames&gt;M&lt;/middleNames&gt;&lt;/author&gt;&lt;/authors&gt;&lt;/publication&gt;&lt;publication&gt;&lt;subtype&gt;400&lt;/subtype&gt;&lt;publisher&gt;Public Library of Science&lt;/publisher&gt;&lt;title&gt;Heterogeneity, mixing, and the spatial scales of mosquito-borne pathogen transmission.&lt;/title&gt;&lt;url&gt;http://dx.plos.org/10.1371/journal.pcbi.1003327&lt;/url&gt;&lt;volume&gt;9&lt;/volume&gt;&lt;publication_date&gt;99201300001200000000200000&lt;/publication_date&gt;&lt;uuid&gt;D0466642-FF35-44F6-926C-2379C3B7EF8D&lt;/uuid&gt;&lt;type&gt;400&lt;/type&gt;&lt;accepted_date&gt;99201309241200000000222000&lt;/accepted_date&gt;&lt;number&gt;12&lt;/number&gt;&lt;citekey&gt;Perkins:2013iu&lt;/citekey&gt;&lt;submission_date&gt;99201308061200000000222000&lt;/submission_date&gt;&lt;doi&gt;10.1371/journal.pcbi.1003327&lt;/doi&gt;&lt;institution&gt;Fogarty International Center, National Institutes of Health, Bethesda, Maryland, United States of America ; Department of Entomology, University of California, Davis, California, United States of America.&lt;/institution&gt;&lt;startpage&gt;e1003327&lt;/startpage&gt;&lt;bundle&gt;&lt;publication&gt;&lt;title&gt;PLoS Computational Biology&lt;/title&gt;&lt;uuid&gt;CDAFD455-FD50-4F5C-9E0C-7DA5BDF49232&lt;/uuid&gt;&lt;subtype&gt;-100&lt;/subtype&gt;&lt;publisher&gt;&lt;/publisher&gt;&lt;type&gt;-100&lt;/type&gt;&lt;/publication&gt;&lt;/bundle&gt;&lt;authors&gt;&lt;author&gt;&lt;lastName&gt;Perkins&lt;/lastName&gt;&lt;firstName&gt;T&lt;/firstName&gt;&lt;middleNames&gt;Alex&lt;/middleNames&gt;&lt;/author&gt;&lt;author&gt;&lt;lastName&gt;Scott&lt;/lastName&gt;&lt;firstName&gt;Thomas&lt;/firstName&gt;&lt;middleNames&gt;W&lt;/middleNames&gt;&lt;/author&gt;&lt;author&gt;&lt;lastName&gt;Menach&lt;/lastName&gt;&lt;nonDroppingParticle&gt;Le&lt;/nonDroppingParticle&gt;&lt;firstName&gt;Arnaud&lt;/firstName&gt;&lt;/author&gt;&lt;author&gt;&lt;lastName&gt;Smith&lt;/lastName&gt;&lt;firstName&gt;David&lt;/firstName&gt;&lt;middleNames&gt;L&lt;/middleNames&gt;&lt;/author&gt;&lt;/authors&gt;&lt;editors&gt;&lt;author&gt;&lt;lastName&gt;Salathé&lt;/lastName&gt;&lt;firstName&gt;Marcel&lt;/firstName&gt;&lt;/author&gt;&lt;/editors&gt;&lt;/publication&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Home&amp;lt;/a&amp;gt;&amp;lt;/div&amp;gt;&amp;lt;/body&amp;gt;&amp;lt;/html&amp;gt;&lt;/location&gt;&lt;title&gt;Individual-based perspectives on R(0).&lt;/title&gt;&lt;url&gt;http://eutils.ncbi.nlm.nih.gov/entrez/eutils/elink.fcgi?dbfrom=pubmed&amp;amp;id=10677276&amp;amp;retmode=ref&amp;amp;cmd=prlinks&lt;/url&gt;&lt;volume&gt;203&lt;/volume&gt;&lt;publication_date&gt;99200003071200000000222000&lt;/publication_date&gt;&lt;uuid&gt;610D4678-9073-43FD-8D3E-6C59E2E5EBD9&lt;/uuid&gt;&lt;type&gt;400&lt;/type&gt;&lt;number&gt;1&lt;/number&gt;&lt;citekey&gt;Keeling:2000bq&lt;/citekey&gt;&lt;doi&gt;10.1006/jtbi.1999.1064&lt;/doi&gt;&lt;institution&gt;Zoology Department, Downing Street, Cambridge, CB2 3EJ, U.K. matt@zoo.cam.ac.uk&lt;/institution&gt;&lt;startpage&gt;51&lt;/startpage&gt;&lt;endpage&gt;61&lt;/endpage&gt;&lt;bundle&gt;&lt;publication&gt;&lt;title&gt;J Theor Biol&lt;/title&gt;&lt;uuid&gt;DE0F3CE3-68EC-4EED-B060-BA2EFBD5AF10&lt;/uuid&gt;&lt;subtype&gt;-100&lt;/subtype&gt;&lt;publisher&gt;Elsevier&lt;/publisher&gt;&lt;type&gt;-100&lt;/type&gt;&lt;/publication&gt;&lt;/bundle&gt;&lt;authors&gt;&lt;author&gt;&lt;lastName&gt;Keeling&lt;/lastName&gt;&lt;firstName&gt;Matt&lt;/firstName&gt;&lt;middleNames&gt;J&lt;/middleNames&gt;&lt;/author&gt;&lt;author&gt;&lt;lastName&gt;Grenfell&lt;/lastName&gt;&lt;firstName&gt;Bryan&lt;/firstName&gt;&lt;middleNames&gt;T&lt;/middleNames&gt;&lt;/author&gt;&lt;/authors&gt;&lt;/publication&gt;&lt;/publications&gt;&lt;cites&gt;&lt;/cites&gt;&lt;/citation&gt;</w:instrText>
      </w:r>
      <w:r w:rsidR="00095FAF">
        <w:rPr>
          <w:rFonts w:asciiTheme="minorHAnsi" w:hAnsiTheme="minorHAnsi"/>
          <w:color w:val="000000" w:themeColor="text1"/>
          <w:vertAlign w:val="superscript"/>
          <w:lang w:val="en-GB"/>
        </w:rPr>
        <w:fldChar w:fldCharType="separate"/>
      </w:r>
      <w:ins w:id="16" w:author="Author">
        <w:r w:rsidR="00095FAF">
          <w:rPr>
            <w:rFonts w:ascii="Helvetica" w:hAnsi="Helvetica" w:cs="Helvetica"/>
            <w:vertAlign w:val="superscript"/>
          </w:rPr>
          <w:t>7-9</w:t>
        </w:r>
        <w:r w:rsidR="00095FAF">
          <w:rPr>
            <w:rFonts w:asciiTheme="minorHAnsi" w:hAnsiTheme="minorHAnsi"/>
            <w:color w:val="000000" w:themeColor="text1"/>
            <w:vertAlign w:val="superscript"/>
            <w:lang w:val="en-GB"/>
          </w:rPr>
          <w:fldChar w:fldCharType="end"/>
        </w:r>
      </w:ins>
      <w:r w:rsidRPr="009F35C2">
        <w:rPr>
          <w:rFonts w:asciiTheme="minorHAnsi" w:hAnsiTheme="minorHAnsi"/>
          <w:color w:val="000000" w:themeColor="text1"/>
          <w:lang w:val="en-GB"/>
        </w:rPr>
        <w:t xml:space="preserve">. Here, we </w:t>
      </w:r>
      <w:r w:rsidR="00487D55" w:rsidRPr="009F35C2">
        <w:rPr>
          <w:rFonts w:asciiTheme="minorHAnsi" w:hAnsiTheme="minorHAnsi"/>
          <w:color w:val="000000" w:themeColor="text1"/>
          <w:lang w:val="en-GB"/>
        </w:rPr>
        <w:t xml:space="preserve">test the proposed Pareto rule and </w:t>
      </w:r>
      <w:r w:rsidRPr="009F35C2">
        <w:rPr>
          <w:rFonts w:asciiTheme="minorHAnsi" w:hAnsiTheme="minorHAnsi"/>
          <w:color w:val="000000" w:themeColor="text1"/>
          <w:lang w:val="en-GB"/>
        </w:rPr>
        <w:t xml:space="preserve">provide quantitative entomological estimates of malaria super-spreaders and super-spreading using mosquito count data from a large study of malaria in Uganda.  </w:t>
      </w:r>
    </w:p>
    <w:p w14:paraId="66BD0F9F" w14:textId="3C90DA87" w:rsidR="00DB758D" w:rsidRPr="009F35C2" w:rsidRDefault="00DB758D" w:rsidP="009F35C2">
      <w:pPr>
        <w:spacing w:after="240" w:line="480" w:lineRule="auto"/>
        <w:ind w:firstLine="720"/>
        <w:rPr>
          <w:rFonts w:asciiTheme="minorHAnsi" w:hAnsiTheme="minorHAnsi" w:cs="Arial"/>
          <w:color w:val="000000" w:themeColor="text1"/>
          <w:lang w:val="en-GB"/>
        </w:rPr>
      </w:pPr>
      <w:r w:rsidRPr="009F35C2">
        <w:rPr>
          <w:rFonts w:asciiTheme="minorHAnsi" w:hAnsiTheme="minorHAnsi" w:cs="Arial"/>
          <w:color w:val="000000" w:themeColor="text1"/>
          <w:lang w:val="en-GB"/>
        </w:rPr>
        <w:t xml:space="preserve">Epidemiological theory has identified several quantitative effects of biting heterogeneity on malaria transmission. Heterogeneity </w:t>
      </w:r>
      <w:r w:rsidR="00B74E51">
        <w:rPr>
          <w:rFonts w:asciiTheme="minorHAnsi" w:hAnsiTheme="minorHAnsi" w:cs="Arial"/>
          <w:color w:val="000000" w:themeColor="text1"/>
          <w:lang w:val="en-GB"/>
        </w:rPr>
        <w:t xml:space="preserve">in biting rates among individuals </w:t>
      </w:r>
      <w:r w:rsidR="00EE16A3">
        <w:rPr>
          <w:rFonts w:asciiTheme="minorHAnsi" w:hAnsiTheme="minorHAnsi" w:cs="Arial"/>
          <w:color w:val="000000" w:themeColor="text1"/>
          <w:lang w:val="en-GB"/>
        </w:rPr>
        <w:t xml:space="preserve">could </w:t>
      </w:r>
      <w:r w:rsidRPr="009F35C2">
        <w:rPr>
          <w:rFonts w:asciiTheme="minorHAnsi" w:hAnsiTheme="minorHAnsi" w:cs="Arial"/>
          <w:color w:val="000000" w:themeColor="text1"/>
          <w:lang w:val="en-GB"/>
        </w:rPr>
        <w:t>amplif</w:t>
      </w:r>
      <w:r w:rsidR="00EE16A3">
        <w:rPr>
          <w:rFonts w:asciiTheme="minorHAnsi" w:hAnsiTheme="minorHAnsi" w:cs="Arial"/>
          <w:color w:val="000000" w:themeColor="text1"/>
          <w:lang w:val="en-GB"/>
        </w:rPr>
        <w:t>y</w:t>
      </w:r>
      <w:r w:rsidRPr="009F35C2">
        <w:rPr>
          <w:rFonts w:asciiTheme="minorHAnsi" w:hAnsiTheme="minorHAnsi" w:cs="Arial"/>
          <w:color w:val="000000" w:themeColor="text1"/>
          <w:lang w:val="en-GB"/>
        </w:rPr>
        <w:t xml:space="preserve"> the transmission of pathogens as they invade a population, facilitating establishment of stable endemic transmission</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&lt;citation&gt;&lt;priority&gt;0&lt;/priority&gt;&lt;uuid&gt;E694551F-AA59-4C0E-BAFC-30CE43FFAE25&lt;/uuid&gt;&lt;publications&gt;&lt;publication&gt;&lt;subtype&gt;400&lt;/subtype&gt;&lt;title&gt;Revisiting the basic reproductive number for malaria and its implications for malaria control.&lt;/title&gt;&lt;url&gt;http://dx.plos.org/10.1371/journal.pbio.0050042&lt;/url&gt;&lt;volume&gt;5&lt;/volume&gt;&lt;publication_date&gt;99200703001200000000220000&lt;/publication_date&gt;&lt;uuid&gt;0301783C-3696-4568-B069-BFB7F2655B24&lt;/uuid&gt;&lt;type&gt;400&lt;/type&gt;&lt;accepted_date&gt;99200612121200000000222000&lt;/accepted_date&gt;&lt;number&gt;3&lt;/number&gt;&lt;citekey&gt;Smith:2007ws&lt;/citekey&gt;&lt;submission_date&gt;99200604051200000000222000&lt;/submission_date&gt;&lt;doi&gt;10.1371/journal.pbio.0050042&lt;/doi&gt;&lt;institution&gt;Fogarty International Center, National Institutes of Health, Bethesda, Maryland, United States of America. smitdave@helix.nih.gov&lt;/institution&gt;&lt;startpage&gt;e42&lt;/startpage&gt;&lt;bundle&gt;&lt;publication&gt;&lt;title&gt;PLoS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McKenzie&lt;/lastName&gt;&lt;firstName&gt;F&lt;/firstName&gt;&lt;middleNames&gt;Ellis&lt;/middleNames&gt;&lt;/author&gt;&lt;author&gt;&lt;lastName&gt;Snow&lt;/lastName&gt;&lt;firstName&gt;Robert&lt;/firstName&gt;&lt;middleNames&gt;W&lt;/middleNames&gt;&lt;/author&gt;&lt;author&gt;&lt;lastName&gt;Hay&lt;/lastName&gt;&lt;firstName&gt;Simon&lt;/firstName&gt;&lt;middleNames&gt;I&lt;/middleNames&gt;&lt;/author&gt;&lt;/authors&gt;&lt;editors&gt;&lt;author&gt;&lt;lastName&gt;Grenfell&lt;/lastName&gt;&lt;firstName&gt;Bryan&lt;/firstName&gt;&lt;middleNames&gt;T&lt;/middleNames&gt;&lt;/author&gt;&lt;/edit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17" w:author="Author">
        <w:r w:rsidR="00095FAF">
          <w:rPr>
            <w:rFonts w:ascii="Helvetica" w:hAnsi="Helvetica" w:cs="Helvetica"/>
            <w:vertAlign w:val="superscript"/>
          </w:rPr>
          <w:t>3</w:t>
        </w:r>
      </w:ins>
      <w:del w:id="18" w:author="Author">
        <w:r w:rsidR="00B64DFB" w:rsidDel="00095FAF">
          <w:rPr>
            <w:rFonts w:ascii="Calibri" w:hAnsi="Calibri" w:cs="Calibri"/>
            <w:vertAlign w:val="superscript"/>
          </w:rPr>
          <w:delText>4</w:delText>
        </w:r>
      </w:del>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Heterogeneity</w:t>
      </w:r>
      <w:r w:rsidR="00BC0C83">
        <w:rPr>
          <w:rFonts w:asciiTheme="minorHAnsi" w:hAnsiTheme="minorHAnsi" w:cs="Arial"/>
          <w:color w:val="000000" w:themeColor="text1"/>
          <w:lang w:val="en-GB"/>
        </w:rPr>
        <w:t xml:space="preserve"> could affect</w:t>
      </w:r>
      <w:r w:rsidRPr="009F35C2">
        <w:rPr>
          <w:rFonts w:asciiTheme="minorHAnsi" w:hAnsiTheme="minorHAnsi" w:cs="Arial"/>
          <w:color w:val="000000" w:themeColor="text1"/>
          <w:lang w:val="en-GB"/>
        </w:rPr>
        <w:t xml:space="preserve"> the functional relationships between the metrics used to measure malaria transmission intensity</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&lt;citation&gt;&lt;priority&gt;6&lt;/priority&gt;&lt;uuid&gt;8E20BC33-C37C-44D9-94A9-E844F13FBD2E&lt;/uuid&gt;&lt;publications&gt;&lt;publication&gt;&lt;subtype&gt;400&lt;/subtype&gt;&lt;title&gt;A quantitative analysis of transmission efficiency versus intensity for malaria.&lt;/title&gt;&lt;url&gt;http://www.nature.com/doifinder/10.1038/ncomms1107&lt;/url&gt;&lt;volume&gt;1&lt;/volume&gt;&lt;publication_date&gt;99201000001200000000200000&lt;/publication_date&gt;&lt;uuid&gt;CD7839BA-2561-419B-9777-C7288A12A0DC&lt;/uuid&gt;&lt;type&gt;400&lt;/type&gt;&lt;accepted_date&gt;99201010061200000000222000&lt;/accepted_date&gt;&lt;number&gt;8&lt;/number&gt;&lt;citekey&gt;Smith:2010ka&lt;/citekey&gt;&lt;submission_date&gt;99201007211200000000222000&lt;/submission_date&gt;&lt;doi&gt;10.1038/ncomms1107&lt;/doi&gt;&lt;institution&gt;1] Emerging Pathogens Institute, University of Florida, Gainesville, Florida 32610, USA. [2] Department of Biology, University of Florida, Gainesville, Florida 32611, USA.&lt;/institution&gt;&lt;startpage&gt;108&lt;/startpage&gt;&lt;bundle&gt;&lt;publication&gt;&lt;title&gt;Nature Communications&lt;/title&gt;&lt;uuid&gt;B3E8E513-2627-44BE-8E15-7D9DA1D45173&lt;/uuid&gt;&lt;subtype&gt;-100&lt;/subtype&gt;&lt;publisher&gt;Nature Publishing Group&lt;/publisher&gt;&lt;type&gt;-100&lt;/type&gt;&lt;/publication&gt;&lt;/bundle&gt;&lt;authors&gt;&lt;author&gt;&lt;lastName&gt;Smith&lt;/lastName&gt;&lt;firstName&gt;David&lt;/firstName&gt;&lt;middleNames&gt;L&lt;/middleNames&gt;&lt;/author&gt;&lt;author&gt;&lt;lastName&gt;Drakeley&lt;/lastName&gt;&lt;firstName&gt;Christopher&lt;/firstName&gt;&lt;middleNames&gt;J&lt;/middleNames&gt;&lt;/author&gt;&lt;author&gt;&lt;lastName&gt;Chiyaka&lt;/lastName&gt;&lt;firstName&gt;Christinah&lt;/firstName&gt;&lt;/author&gt;&lt;author&gt;&lt;lastName&gt;Hay&lt;/lastName&gt;&lt;firstName&gt;Simon&lt;/firstName&gt;&lt;middleNames&gt;I&lt;/middleNames&gt;&lt;/author&gt;&lt;/authors&gt;&lt;/publication&gt;&lt;publication&gt;&lt;subtype&gt;400&lt;/subtype&gt;&lt;location&gt;200,8,39.0035006,-77.1058294&lt;/location&gt;&lt;title&gt;The entomological inoculation rate and Plasmodium falciparum infection in African children.&lt;/title&gt;&lt;url&gt;http://eutils.ncbi.nlm.nih.gov/entrez/eutils/elink.fcgi?dbfrom=pubmed&amp;amp;id=16306991&amp;amp;retmode=ref&amp;amp;cmd=prlinks&lt;/url&gt;&lt;volume&gt;438&lt;/volume&gt;&lt;publication_date&gt;99200511241200000000222000&lt;/publication_date&gt;&lt;uuid&gt;797A9D22-BC41-45B2-98C2-31FEF2CC08E8&lt;/uuid&gt;&lt;type&gt;400&lt;/type&gt;&lt;accepted_date&gt;99200507111200000000222000&lt;/accepted_date&gt;&lt;number&gt;7067&lt;/number&gt;&lt;citekey&gt;Smith:2005ks&lt;/citekey&gt;&lt;submission_date&gt;99200505261200000000222000&lt;/submission_date&gt;&lt;doi&gt;10.1038/nature04024&lt;/doi&gt;&lt;institution&gt;Fogarty International Center, National Institutes of Health, Building 16, 16 Center Drive, Bethesda, Maryland 20892, USA. smitdave@helix.nih.gov&lt;/institution&gt;&lt;startpage&gt;492&lt;/startpage&gt;&lt;endpage&gt;495&lt;/endpage&gt;&lt;bundle&gt;&lt;publication&gt;&lt;title&gt;Nature&lt;/title&gt;&lt;uuid&gt;6BDA6D3B-64D4-4586-8DB0-C5BEF6A653B0&lt;/uuid&gt;&lt;subtype&gt;-100&lt;/subtype&gt;&lt;publisher&gt;Nature Publishing Group&lt;/publisher&gt;&lt;type&gt;-100&lt;/type&gt;&lt;/publication&gt;&lt;/bundle&gt;&lt;authors&gt;&lt;author&gt;&lt;lastName&gt;Smith&lt;/lastName&gt;&lt;firstName&gt;David&lt;/firstName&gt;&lt;middleNames&gt;L&lt;/middleNames&gt;&lt;/author&gt;&lt;author&gt;&lt;lastName&gt;Dushoff&lt;/lastName&gt;&lt;firstName&gt;Jonathan&lt;/firstName&gt;&lt;/author&gt;&lt;author&gt;&lt;lastName&gt;Snow&lt;/lastName&gt;&lt;firstName&gt;Robert&lt;/firstName&gt;&lt;middleNames&gt;W&lt;/middleNames&gt;&lt;/author&gt;&lt;author&gt;&lt;lastName&gt;Hay&lt;/lastName&gt;&lt;firstName&gt;Simon&lt;/firstName&gt;&lt;middleNames&gt;I&lt;/middleNames&gt;&lt;/author&gt;&lt;/authors&gt;&lt;/publication&gt;&lt;publication&gt;&lt;subtype&gt;400&lt;/subtype&gt;&lt;publisher&gt;Elsevier&lt;/publisher&gt;&lt;title&gt;Measuring changes in Plasmodium falciparum transmission: precision, accuracy and costs of metrics.&lt;/title&gt;&lt;url&gt;http://linkinghub.elsevier.com/retrieve/pii/B978012800099100003X&lt;/url&gt;&lt;volume&gt;84&lt;/volume&gt;&lt;publication_date&gt;99201400001200000000200000&lt;/publication_date&gt;&lt;uuid&gt;8AAA6069-2940-42C0-9352-824E69B8F003&lt;/uuid&gt;&lt;type&gt;400&lt;/type&gt;&lt;citekey&gt;Tusting:2014kd&lt;/citekey&gt;&lt;subtitle&gt;Advances in Parasitology&lt;/subtitle&gt;&lt;doi&gt;10.1016/B978-0-12-800099-1.00003-X&lt;/doi&gt;&lt;institution&gt;Department of Disease Control, London School of Hygiene and Tropical Medicine, London, United Kingdom.&lt;/institution&gt;&lt;startpage&gt;151&lt;/startpage&gt;&lt;endpage&gt;208&lt;/endpage&gt;&lt;bundle&gt;&lt;publication&gt;&lt;title&gt;Advances in parasitology&lt;/title&gt;&lt;uuid&gt;CFBA5FB4-83FF-4919-B39D-6B1F33532B3F&lt;/uuid&gt;&lt;subtype&gt;-100&lt;/subtype&gt;&lt;type&gt;-100&lt;/type&gt;&lt;/publication&gt;&lt;/bundle&gt;&lt;authors&gt;&lt;author&gt;&lt;lastName&gt;Tusting&lt;/lastName&gt;&lt;firstName&gt;Lucy&lt;/firstName&gt;&lt;middleNames&gt;S&lt;/middleNames&gt;&lt;/author&gt;&lt;author&gt;&lt;lastName&gt;Bousema&lt;/lastName&gt;&lt;firstName&gt;Teun&lt;/firstName&gt;&lt;middleNames&gt;J&lt;/middleNames&gt;&lt;/author&gt;&lt;author&gt;&lt;lastName&gt;Smith&lt;/lastName&gt;&lt;firstName&gt;David&lt;/firstName&gt;&lt;middleNames&gt;L&lt;/middleNames&gt;&lt;/author&gt;&lt;author&gt;&lt;lastName&gt;Drakeley&lt;/lastName&gt;&lt;firstName&gt;Christopher&lt;/firstName&gt;&lt;middleNames&gt;J&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r w:rsidR="00B64DFB">
        <w:rPr>
          <w:rFonts w:ascii="Calibri" w:hAnsi="Calibri" w:cs="Calibri"/>
          <w:vertAlign w:val="superscript"/>
        </w:rPr>
        <w:t>10-12</w:t>
      </w:r>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Heterogeneous exposure </w:t>
      </w:r>
      <w:r w:rsidR="00F4139B">
        <w:rPr>
          <w:rFonts w:asciiTheme="minorHAnsi" w:hAnsiTheme="minorHAnsi" w:cs="Arial"/>
          <w:color w:val="000000" w:themeColor="text1"/>
          <w:lang w:val="en-GB"/>
        </w:rPr>
        <w:t xml:space="preserve">could be </w:t>
      </w:r>
      <w:r w:rsidRPr="009F35C2">
        <w:rPr>
          <w:rFonts w:asciiTheme="minorHAnsi" w:hAnsiTheme="minorHAnsi" w:cs="Arial"/>
          <w:color w:val="000000" w:themeColor="text1"/>
          <w:lang w:val="en-GB"/>
        </w:rPr>
        <w:t>an important confounder in epidemiological studies, as individuals with higher rates of infection and clinical disease may also develop immunity more rapidly</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&lt;citation&gt;&lt;priority&gt;7&lt;/priority&gt;&lt;uuid&gt;AB8CE4F0-547B-4BB0-BFA7-EEF391820F76&lt;/uuid&gt;&lt;publications&gt;&lt;publication&gt;&lt;subtype&gt;400&lt;/subtype&gt;&lt;location&gt;200,9,51.5206139,-0.1300205&lt;/location&gt;&lt;title&gt;Age-patterns of malaria vary with severity, transmission intensity and seasonality in sub-Saharan Africa: a systematic review and pooled analysis.&lt;/title&gt;&lt;url&gt;http://eutils.ncbi.nlm.nih.gov/entrez/eutils/elink.fcgi?dbfrom=pubmed&amp;amp;id=20126547&amp;amp;retmode=ref&amp;amp;cmd=prlinks&lt;/url&gt;&lt;volume&gt;5&lt;/volume&gt;&lt;publication_date&gt;99201000001200000000200000&lt;/publication_date&gt;&lt;uuid&gt;23242C38-7B86-4B7F-BCB1-FAAC6A4C8A27&lt;/uuid&gt;&lt;type&gt;400&lt;/type&gt;&lt;accepted_date&gt;99201001061200000000222000&lt;/accepted_date&gt;&lt;number&gt;2&lt;/number&gt;&lt;citekey&gt;Carneiro:2010gh&lt;/citekey&gt;&lt;submission_date&gt;99200909181200000000222000&lt;/submission_date&gt;&lt;doi&gt;10.1371/journal.pone.0008988&lt;/doi&gt;&lt;institution&gt;Disease Control and Vector Biology Unit, Department of Infectious and Tropical Diseases, London School of Hygiene and Tropical Medicine, London, United Kingdom. ilona.carneiro@lshtm.ac.uk&lt;/institution&gt;&lt;startpage&gt;e8988&lt;/startpage&gt;&lt;bundle&gt;&lt;publication&gt;&lt;title&gt;PLoS ONE&lt;/title&gt;&lt;uuid&gt;D2D95AA4-30CA-47B3-9628-9D298972FD0E&lt;/uuid&gt;&lt;subtype&gt;-100&lt;/subtype&gt;&lt;publisher&gt;Public Library of Science&lt;/publisher&gt;&lt;type&gt;-100&lt;/type&gt;&lt;url&gt;http://www.plosone.org/&lt;/url&gt;&lt;/publication&gt;&lt;/bundle&gt;&lt;authors&gt;&lt;author&gt;&lt;lastName&gt;Carneiro&lt;/lastName&gt;&lt;firstName&gt;Ilona&lt;/firstName&gt;&lt;/author&gt;&lt;author&gt;&lt;lastName&gt;Roca-Feltrer&lt;/lastName&gt;&lt;firstName&gt;Arantxa&lt;/firstName&gt;&lt;/author&gt;&lt;author&gt;&lt;lastName&gt;Griffin&lt;/lastName&gt;&lt;firstName&gt;Jamie&lt;/firstName&gt;&lt;middleNames&gt;T&lt;/middleNames&gt;&lt;/author&gt;&lt;author&gt;&lt;lastName&gt;Smith&lt;/lastName&gt;&lt;firstName&gt;Lucy&lt;/firstName&gt;&lt;/author&gt;&lt;author&gt;&lt;lastName&gt;Tanner&lt;/lastName&gt;&lt;firstName&gt;Marcel&lt;/firstName&gt;&lt;/author&gt;&lt;author&gt;&lt;lastName&gt;Armstrong Schellenberg&lt;/lastName&gt;&lt;firstName&gt;Joanna&lt;/firstName&gt;&lt;middleNames&gt;R M&lt;/middleNames&gt;&lt;/author&gt;&lt;author&gt;&lt;lastName&gt;Greenwood&lt;/lastName&gt;&lt;firstName&gt;Brian&lt;/firstName&gt;&lt;middleNames&gt;M&lt;/middleNames&gt;&lt;/author&gt;&lt;author&gt;&lt;lastName&gt;Schellenberg&lt;/lastName&gt;&lt;firstName&gt;David&lt;/firstName&gt;&lt;middleNames&gt;M&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r w:rsidR="00B64DFB">
        <w:rPr>
          <w:rFonts w:ascii="Helvetica" w:hAnsi="Helvetica" w:cs="Helvetica"/>
          <w:vertAlign w:val="superscript"/>
        </w:rPr>
        <w:t>13</w:t>
      </w:r>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Since malaria immunity i</w:t>
      </w:r>
      <w:r w:rsidR="00BE7220">
        <w:rPr>
          <w:rFonts w:asciiTheme="minorHAnsi" w:hAnsiTheme="minorHAnsi" w:cs="Arial"/>
          <w:color w:val="000000" w:themeColor="text1"/>
          <w:lang w:val="en-GB"/>
        </w:rPr>
        <w:t xml:space="preserve">s only partially protective, a </w:t>
      </w:r>
      <w:r w:rsidRPr="009F35C2">
        <w:rPr>
          <w:rFonts w:asciiTheme="minorHAnsi" w:hAnsiTheme="minorHAnsi" w:cs="Arial"/>
          <w:color w:val="000000" w:themeColor="text1"/>
          <w:lang w:val="en-GB"/>
        </w:rPr>
        <w:t xml:space="preserve">correlation between exposure and immunity </w:t>
      </w:r>
      <w:r w:rsidR="000B38AC">
        <w:rPr>
          <w:rFonts w:asciiTheme="minorHAnsi" w:hAnsiTheme="minorHAnsi" w:cs="Arial"/>
          <w:color w:val="000000" w:themeColor="text1"/>
          <w:lang w:val="en-GB"/>
        </w:rPr>
        <w:t>c</w:t>
      </w:r>
      <w:r w:rsidR="00BE7220">
        <w:rPr>
          <w:rFonts w:asciiTheme="minorHAnsi" w:hAnsiTheme="minorHAnsi" w:cs="Arial"/>
          <w:color w:val="000000" w:themeColor="text1"/>
          <w:lang w:val="en-GB"/>
        </w:rPr>
        <w:t>ould</w:t>
      </w:r>
      <w:r w:rsidRPr="009F35C2">
        <w:rPr>
          <w:rFonts w:asciiTheme="minorHAnsi" w:hAnsiTheme="minorHAnsi" w:cs="Arial"/>
          <w:color w:val="000000" w:themeColor="text1"/>
          <w:lang w:val="en-GB"/>
        </w:rPr>
        <w:t xml:space="preserve"> produce a spurious correlation between immunity and disease</w:t>
      </w:r>
      <w:r w:rsidRPr="009F35C2">
        <w:rPr>
          <w:rFonts w:ascii="d" w:hAnsi="d" w:cs="Arial"/>
          <w:color w:val="000000" w:themeColor="text1"/>
          <w:vertAlign w:val="superscript"/>
          <w:lang w:val="en-GB"/>
        </w:rPr>
        <w:fldChar w:fldCharType="begin"/>
      </w:r>
      <w:r w:rsidR="00A57AF0">
        <w:rPr>
          <w:rFonts w:ascii="d" w:hAnsi="d" w:cs="Arial"/>
          <w:color w:val="000000" w:themeColor="text1"/>
          <w:vertAlign w:val="superscript"/>
          <w:lang w:val="en-GB"/>
        </w:rPr>
        <w:instrText xml:space="preserve"> ADDIN PAPERS2_CITATIONS &lt;citation&gt;&lt;priority&gt;0&lt;/priority&gt;&lt;uuid&gt;84023A7A-3951-45E5-9D06-5EC78011F4E6&lt;/uuid&gt;&lt;publications&gt;&lt;publication&gt;&lt;subtype&gt;400&lt;/subtype&gt;&lt;publisher&gt;Oxford University Press&lt;/publisher&gt;&lt;title&gt;Effect of the pre-erythrocytic candidate malaria vaccine RTS,S/AS01E on blood stage immunity in young children.&lt;/title&gt;&lt;url&gt;http://jid.oxfordjournals.org/lookup/doi/10.1093/infdis/jir222&lt;/url&gt;&lt;volume&gt;204&lt;/volume&gt;&lt;publication_date&gt;99201107011200000000222000&lt;/publication_date&gt;&lt;uuid&gt;BB56ACF4-C0AD-4CAF-8F93-515F6089DE4B&lt;/uuid&gt;&lt;type&gt;400&lt;/type&gt;&lt;number&gt;1&lt;/number&gt;&lt;citekey&gt;Bejon:2011gk&lt;/citekey&gt;&lt;doi&gt;10.1093/infdis/jir222&lt;/doi&gt;&lt;institution&gt;Kenya Medical Research Institute, Centre for Geographic Medicine Research, Kilifi, Kenya. pbejon@kilifi.kemri-wellcome.org&lt;/institution&gt;&lt;startpage&gt;9&lt;/startpage&gt;&lt;endpage&gt;18&lt;/endpage&gt;&lt;bundle&gt;&lt;publication&gt;&lt;title&gt;The Journal of Infectious Diseases&lt;/title&gt;&lt;uuid&gt;B3104EA0-AF14-4ED9-9973-22761C392F07&lt;/uuid&gt;&lt;subtype&gt;-100&lt;/subtype&gt;&lt;type&gt;-100&lt;/type&gt;&lt;/publication&gt;&lt;/bundle&gt;&lt;authors&gt;&lt;author&gt;&lt;lastName&gt;Bejon&lt;/lastName&gt;&lt;firstName&gt;Philip&lt;/firstName&gt;&lt;/author&gt;&lt;author&gt;&lt;lastName&gt;Cook&lt;/lastName&gt;&lt;firstName&gt;Jackie&lt;/firstName&gt;&lt;/author&gt;&lt;author&gt;&lt;lastName&gt;Bergmann-Leitner&lt;/lastName&gt;&lt;firstName&gt;Elke&lt;/firstName&gt;&lt;/author&gt;&lt;author&gt;&lt;lastName&gt;Olotu&lt;/lastName&gt;&lt;firstName&gt;Ally&lt;/firstName&gt;&lt;/author&gt;&lt;author&gt;&lt;lastName&gt;Lusingu&lt;/lastName&gt;&lt;firstName&gt;John&lt;/firstName&gt;&lt;/author&gt;&lt;author&gt;&lt;lastName&gt;Mwacharo&lt;/lastName&gt;&lt;firstName&gt;Jedidah&lt;/firstName&gt;&lt;/author&gt;&lt;author&gt;&lt;lastName&gt;Vekemans&lt;/lastName&gt;&lt;firstName&gt;Johan&lt;/firstName&gt;&lt;/author&gt;&lt;author&gt;&lt;lastName&gt;Njuguna&lt;/lastName&gt;&lt;firstName&gt;Patricia&lt;/firstName&gt;&lt;/author&gt;&lt;author&gt;&lt;lastName&gt;Leach&lt;/lastName&gt;&lt;firstName&gt;Amanda&lt;/firstName&gt;&lt;/author&gt;&lt;author&gt;&lt;lastName&gt;Lievens&lt;/lastName&gt;&lt;firstName&gt;Marc&lt;/firstName&gt;&lt;/author&gt;&lt;author&gt;&lt;lastName&gt;Dutta&lt;/lastName&gt;&lt;firstName&gt;Sheetij&lt;/firstName&gt;&lt;/author&gt;&lt;author&gt;&lt;lastName&gt;Seidlein&lt;/lastName&gt;&lt;firstName&gt;Lorenz&lt;/firstName&gt;&lt;droppingParticle&gt;von&lt;/droppingParticle&gt;&lt;/author&gt;&lt;author&gt;&lt;lastName&gt;Savarese&lt;/lastName&gt;&lt;firstName&gt;Barbara&lt;/firstName&gt;&lt;/author&gt;&lt;author&gt;&lt;lastName&gt;Villafana&lt;/lastName&gt;&lt;firstName&gt;Tonya&lt;/firstName&gt;&lt;/author&gt;&lt;author&gt;&lt;lastName&gt;Lemnge&lt;/lastName&gt;&lt;firstName&gt;Martha&lt;/firstName&gt;&lt;middleNames&gt;M&lt;/middleNames&gt;&lt;/author&gt;&lt;author&gt;&lt;lastName&gt;Cohen&lt;/lastName&gt;&lt;firstName&gt;Joe&lt;/firstName&gt;&lt;/author&gt;&lt;author&gt;&lt;lastName&gt;Marsh&lt;/lastName&gt;&lt;firstName&gt;Kevin&lt;/firstName&gt;&lt;/author&gt;&lt;author&gt;&lt;lastName&gt;Corran&lt;/lastName&gt;&lt;firstName&gt;Patrick&lt;/firstName&gt;&lt;middleNames&gt;H&lt;/middleNames&gt;&lt;/author&gt;&lt;author&gt;&lt;lastName&gt;Angov&lt;/lastName&gt;&lt;firstName&gt;Evelina&lt;/firstName&gt;&lt;/author&gt;&lt;author&gt;&lt;lastName&gt;Riley&lt;/lastName&gt;&lt;firstName&gt;Eleanor&lt;/firstName&gt;&lt;middleNames&gt;M&lt;/middleNames&gt;&lt;/author&gt;&lt;author&gt;&lt;lastName&gt;Drakeley&lt;/lastName&gt;&lt;firstName&gt;Christopher&lt;/firstName&gt;&lt;middleNames&gt;J&lt;/middleNames&gt;&lt;/author&gt;&lt;/authors&gt;&lt;/publication&gt;&lt;publication&gt;&lt;subtype&gt;400&lt;/subtype&gt;&lt;title&gt;Adjusting for heterogeneity of malaria transmission in longitudinal studies.&lt;/title&gt;&lt;url&gt;http://eutils.ncbi.nlm.nih.gov/entrez/eutils/elink.fcgi?dbfrom=pubmed&amp;amp;id=21628650&amp;amp;retmode=ref&amp;amp;cmd=prlinks&lt;/url&gt;&lt;volume&gt;204&lt;/volume&gt;&lt;publication_date&gt;99201107011200000000222000&lt;/publication_date&gt;&lt;uuid&gt;69FC2E02-9EDA-4A1F-B312-C177A8CA7B39&lt;/uuid&gt;&lt;type&gt;400&lt;/type&gt;&lt;number&gt;1&lt;/number&gt;&lt;citekey&gt;Bousema:2011hh&lt;/citekey&gt;&lt;doi&gt;10.1093/infdis/jir225&lt;/doi&gt;&lt;startpage&gt;1&lt;/startpage&gt;&lt;endpage&gt;3&lt;/endpage&gt;&lt;bundle&gt;&lt;publication&gt;&lt;title&gt;The Journal of Infectious Diseases&lt;/title&gt;&lt;uuid&gt;B3104EA0-AF14-4ED9-9973-22761C392F07&lt;/uuid&gt;&lt;subtype&gt;-100&lt;/subtype&gt;&lt;type&gt;-100&lt;/type&gt;&lt;/publication&gt;&lt;/bundle&gt;&lt;authors&gt;&lt;author&gt;&lt;lastName&gt;Bousema&lt;/lastName&gt;&lt;firstName&gt;Teun&lt;/firstName&gt;&lt;middleNames&gt;J&lt;/middleNames&gt;&lt;/author&gt;&lt;author&gt;&lt;lastName&gt;Kreuels&lt;/lastName&gt;&lt;firstName&gt;Benno&lt;/firstName&gt;&lt;/author&gt;&lt;author&gt;&lt;lastName&gt;Gosling&lt;/lastName&gt;&lt;firstName&gt;Roly&lt;/firstName&gt;&lt;/author&gt;&lt;/authors&gt;&lt;/publication&gt;&lt;publication&gt;&lt;subtype&gt;400&lt;/subtype&gt;&lt;publisher&gt;Oxford University Press&lt;/publisher&gt;&lt;title&gt;Antibodies to Plasmodium falciparum antigens predict a higher risk of malaria but protection from symptoms once parasitemic.&lt;/title&gt;&lt;url&gt;http://jid.oxfordjournals.org/lookup/doi/10.1093/infdis/jir223&lt;/url&gt;&lt;volume&gt;204&lt;/volume&gt;&lt;publication_date&gt;99201107011200000000222000&lt;/publication_date&gt;&lt;uuid&gt;01397805-BF8B-4ACF-8265-BA00E93F722D&lt;/uuid&gt;&lt;type&gt;400&lt;/type&gt;&lt;number&gt;1&lt;/number&gt;&lt;citekey&gt;Greenhouse:2011ho&lt;/citekey&gt;&lt;doi&gt;10.1093/infdis/jir223&lt;/doi&gt;&lt;institution&gt;Department of Medicine, University of California, San Francisco, CA, USA. bgreenhouse@medsfgh.ucsf.edu&lt;/institution&gt;&lt;startpage&gt;19&lt;/startpage&gt;&lt;endpage&gt;26&lt;/endpage&gt;&lt;bundle&gt;&lt;publication&gt;&lt;title&gt;The Journal of Infectious Diseases&lt;/title&gt;&lt;uuid&gt;B3104EA0-AF14-4ED9-9973-22761C392F07&lt;/uuid&gt;&lt;subtype&gt;-100&lt;/subtype&gt;&lt;type&gt;-100&lt;/type&gt;&lt;/publication&gt;&lt;/bundle&gt;&lt;authors&gt;&lt;author&gt;&lt;lastName&gt;Greenhouse&lt;/lastName&gt;&lt;firstName&gt;Bryan&lt;/firstName&gt;&lt;/author&gt;&lt;author&gt;&lt;lastName&gt;Ho&lt;/lastName&gt;&lt;firstName&gt;Benjamin&lt;/firstName&gt;&lt;/author&gt;&lt;author&gt;&lt;lastName&gt;Hubbard&lt;/lastName&gt;&lt;firstName&gt;Alan&lt;/firstName&gt;&lt;/author&gt;&lt;author&gt;&lt;lastName&gt;Njama Meya&lt;/lastName&gt;&lt;firstName&gt;Denise&lt;/firstName&gt;&lt;/author&gt;&lt;author&gt;&lt;lastName&gt;Narum&lt;/lastName&gt;&lt;firstName&gt;David&lt;/firstName&gt;&lt;middleNames&gt;L&lt;/middleNames&gt;&lt;/author&gt;&lt;author&gt;&lt;lastName&gt;Lanar&lt;/lastName&gt;&lt;firstName&gt;David&lt;/firstName&gt;&lt;middleNames&gt;E&lt;/middleNames&gt;&lt;/author&gt;&lt;author&gt;&lt;lastName&gt;Dutta&lt;/lastName&gt;&lt;firstName&gt;Sheetij&lt;/firstName&gt;&lt;/author&gt;&lt;author&gt;&lt;lastName&gt;Rosenthal&lt;/lastName&gt;&lt;firstName&gt;Philip&lt;/firstName&gt;&lt;middleNames&gt;J&lt;/middleNames&gt;&lt;/author&gt;&lt;author&gt;&lt;lastName&gt;Dorsey&lt;/lastName&gt;&lt;firstName&gt;Grant&lt;/firstName&gt;&lt;/author&gt;&lt;author&gt;&lt;lastName&gt;John&lt;/lastName&gt;&lt;firstName&gt;Chandy&lt;/firstName&gt;&lt;middleNames&gt;C&lt;/middleNames&gt;&lt;/author&gt;&lt;/authors&gt;&lt;/publication&gt;&lt;/publications&gt;&lt;cites&gt;&lt;/cites&gt;&lt;/citation&gt;</w:instrText>
      </w:r>
      <w:r w:rsidRPr="009F35C2">
        <w:rPr>
          <w:rFonts w:ascii="d" w:hAnsi="d" w:cs="Arial"/>
          <w:color w:val="000000" w:themeColor="text1"/>
          <w:vertAlign w:val="superscript"/>
          <w:lang w:val="en-GB"/>
        </w:rPr>
        <w:fldChar w:fldCharType="separate"/>
      </w:r>
      <w:r w:rsidR="00B64DFB">
        <w:rPr>
          <w:rFonts w:ascii="Calibri" w:hAnsi="Calibri" w:cs="Calibri"/>
          <w:vertAlign w:val="superscript"/>
        </w:rPr>
        <w:t>14-16</w:t>
      </w:r>
      <w:r w:rsidRPr="009F35C2">
        <w:rPr>
          <w:rFonts w:ascii="d" w:hAnsi="d"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Finally, if it were possible to target those who are bitten most, heterogeneous biting </w:t>
      </w:r>
      <w:r w:rsidR="00852BEE">
        <w:rPr>
          <w:rFonts w:asciiTheme="minorHAnsi" w:hAnsiTheme="minorHAnsi" w:cs="Arial"/>
          <w:color w:val="000000" w:themeColor="text1"/>
          <w:lang w:val="en-GB"/>
        </w:rPr>
        <w:t>c</w:t>
      </w:r>
      <w:r w:rsidRPr="009F35C2">
        <w:rPr>
          <w:rFonts w:asciiTheme="minorHAnsi" w:hAnsiTheme="minorHAnsi" w:cs="Arial"/>
          <w:color w:val="000000" w:themeColor="text1"/>
          <w:lang w:val="en-GB"/>
        </w:rPr>
        <w:t>ould allow for more efficient malaria control and elimination</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&lt;citation&gt;&lt;priority&gt;0&lt;/priority&gt;&lt;uuid&gt;697CBE17-99FF-4D59-A571-74D34A2C6001&lt;/uuid&gt;&lt;publications&gt;&lt;publication&gt;&lt;subtype&gt;400&lt;/subtype&gt;&lt;title&gt;Heterogeneities in the transmission of infectious agents: implications for the design of control programs.&lt;/title&gt;&lt;url&gt;http://eutils.ncbi.nlm.nih.gov/entrez/eutils/elink.fcgi?dbfrom=pubmed&amp;amp;id=8990210&amp;amp;retmode=ref&amp;amp;cmd=prlinks&lt;/url&gt;&lt;volume&gt;94&lt;/volume&gt;&lt;publication_date&gt;99199701071200000000222000&lt;/publication_date&gt;&lt;uuid&gt;A32218C7-E579-437F-9BC2-AB779250FCEF&lt;/uuid&gt;&lt;type&gt;400&lt;/type&gt;&lt;number&gt;1&lt;/number&gt;&lt;citekey&gt;Woolhouse:1997ws&lt;/citekey&gt;&lt;institution&gt;Wellcome Trust Centre for the Epidemiology of Infectious Disease, Department of Zoology, University of Oxford, United Kingdom. mejw@vax.ox.ac.uk&lt;/institution&gt;&lt;startpage&gt;338&lt;/startpage&gt;&lt;endpage&gt;342&lt;/endpage&gt;&lt;bundle&gt;&lt;publication&gt;&lt;title&gt;Proceedings of the National Academy of Sciences of the United States of America&lt;/title&gt;&lt;uuid&gt;58AC2FEC-EE1F-4A89-A442-0FF39933CECD&lt;/uuid&gt;&lt;subtype&gt;-100&lt;/subtype&gt;&lt;publisher&gt;National Acad Sciences&lt;/publisher&gt;&lt;type&gt;-100&lt;/type&gt;&lt;url&gt;http://www.pnas.org/&lt;/url&gt;&lt;/publication&gt;&lt;/bundle&gt;&lt;authors&gt;&lt;author&gt;&lt;lastName&gt;Woolhouse&lt;/lastName&gt;&lt;firstName&gt;Mark&lt;/firstName&gt;&lt;middleNames&gt;E J&lt;/middleNames&gt;&lt;/author&gt;&lt;author&gt;&lt;lastName&gt;Dye&lt;/lastName&gt;&lt;firstName&gt;Christopher&lt;/firstName&gt;&lt;/author&gt;&lt;author&gt;&lt;lastName&gt;Etard&lt;/lastName&gt;&lt;firstName&gt;J&lt;/firstName&gt;&lt;middleNames&gt;F&lt;/middleNames&gt;&lt;/author&gt;&lt;author&gt;&lt;lastName&gt;Smith&lt;/lastName&gt;&lt;firstName&gt;Thomas&lt;/firstName&gt;&lt;middleNames&gt;A&lt;/middleNames&gt;&lt;/author&gt;&lt;author&gt;&lt;lastName&gt;Charlwood&lt;/lastName&gt;&lt;firstName&gt;J&lt;/firstName&gt;&lt;middleNames&gt;D&lt;/middleNames&gt;&lt;/author&gt;&lt;author&gt;&lt;lastName&gt;Garnett&lt;/lastName&gt;&lt;firstName&gt;Geoffrey&lt;/firstName&gt;&lt;middleNames&gt;P&lt;/middleNames&gt;&lt;/author&gt;&lt;author&gt;&lt;lastName&gt;Hagan&lt;/lastName&gt;&lt;firstName&gt;P&lt;/firstName&gt;&lt;/author&gt;&lt;author&gt;&lt;lastName&gt;Hii&lt;/lastName&gt;&lt;firstName&gt;Jeffery&lt;/firstName&gt;&lt;/author&gt;&lt;author&gt;&lt;lastName&gt;Ndhlovu&lt;/lastName&gt;&lt;firstName&gt;P&lt;/firstName&gt;&lt;middleNames&gt;D&lt;/middleNames&gt;&lt;/author&gt;&lt;author&gt;&lt;lastName&gt;Quinnell&lt;/lastName&gt;&lt;firstName&gt;R&lt;/firstName&gt;&lt;middleNames&gt;J&lt;/middleNames&gt;&lt;/author&gt;&lt;author&gt;&lt;lastName&gt;Watts&lt;/lastName&gt;&lt;firstName&gt;C&lt;/firstName&gt;&lt;middleNames&gt;H&lt;/middleNames&gt;&lt;/author&gt;&lt;author&gt;&lt;lastName&gt;Chandiwana&lt;/lastName&gt;&lt;firstName&gt;S&lt;/firstName&gt;&lt;middleNames&gt;K&lt;/middleNames&gt;&lt;/author&gt;&lt;author&gt;&lt;lastName&gt;Anderson&lt;/lastName&gt;&lt;firstName&gt;Roy&lt;/firstName&gt;&lt;middleNames&gt;M&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r w:rsidR="00B64DFB">
        <w:rPr>
          <w:rFonts w:ascii="Calibri" w:hAnsi="Calibri" w:cs="Calibri"/>
          <w:vertAlign w:val="superscript"/>
        </w:rPr>
        <w:t>1</w:t>
      </w:r>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These notions are motivated by mathematical theory, supported by the observation that mosquito counts tend to follow a negative binomial distribution, and are consistent with both a mechanistic understanding of mosquito </w:t>
      </w:r>
      <w:proofErr w:type="spellStart"/>
      <w:r w:rsidRPr="009F35C2">
        <w:rPr>
          <w:rFonts w:asciiTheme="minorHAnsi" w:hAnsiTheme="minorHAnsi" w:cs="Arial"/>
          <w:color w:val="000000" w:themeColor="text1"/>
          <w:lang w:val="en-GB"/>
        </w:rPr>
        <w:t>behavior</w:t>
      </w:r>
      <w:proofErr w:type="spellEnd"/>
      <w:r w:rsidRPr="009F35C2">
        <w:rPr>
          <w:rFonts w:asciiTheme="minorHAnsi" w:hAnsiTheme="minorHAnsi" w:cs="Arial"/>
          <w:color w:val="000000" w:themeColor="text1"/>
          <w:lang w:val="en-GB"/>
        </w:rPr>
        <w:t xml:space="preserve"> and studies describing heterogeneous transmission. </w:t>
      </w:r>
    </w:p>
    <w:p w14:paraId="7E0D3640" w14:textId="2F06B88F" w:rsidR="00DB758D" w:rsidRPr="009F35C2" w:rsidRDefault="00DB758D" w:rsidP="009F35C2">
      <w:pPr>
        <w:spacing w:after="240" w:line="480" w:lineRule="auto"/>
        <w:ind w:firstLine="720"/>
        <w:rPr>
          <w:rFonts w:asciiTheme="minorHAnsi" w:hAnsiTheme="minorHAnsi" w:cs="Arial"/>
          <w:color w:val="000000" w:themeColor="text1"/>
          <w:lang w:val="en-GB"/>
        </w:rPr>
      </w:pPr>
      <w:r w:rsidRPr="009F35C2">
        <w:rPr>
          <w:rFonts w:asciiTheme="minorHAnsi" w:hAnsiTheme="minorHAnsi" w:cs="Arial"/>
          <w:color w:val="000000" w:themeColor="text1"/>
          <w:lang w:val="en-GB"/>
        </w:rPr>
        <w:t>Hypotheses about heterogeneity and transmission</w:t>
      </w:r>
      <w:r w:rsidR="00573969" w:rsidRPr="009F35C2">
        <w:rPr>
          <w:rFonts w:asciiTheme="minorHAnsi" w:hAnsiTheme="minorHAnsi" w:cs="Arial"/>
          <w:color w:val="000000" w:themeColor="text1"/>
          <w:lang w:val="en-GB"/>
        </w:rPr>
        <w:t xml:space="preserve"> – s</w:t>
      </w:r>
      <w:r w:rsidRPr="009F35C2">
        <w:rPr>
          <w:rFonts w:asciiTheme="minorHAnsi" w:hAnsiTheme="minorHAnsi" w:cs="Arial"/>
          <w:color w:val="000000" w:themeColor="text1"/>
          <w:lang w:val="en-GB"/>
        </w:rPr>
        <w:t xml:space="preserve">caling relationships, confounding, and targeting </w:t>
      </w:r>
      <w:r w:rsidR="00573969" w:rsidRPr="009F35C2">
        <w:rPr>
          <w:rFonts w:asciiTheme="minorHAnsi" w:hAnsiTheme="minorHAnsi" w:cs="Arial"/>
          <w:color w:val="000000" w:themeColor="text1"/>
          <w:lang w:val="en-GB"/>
        </w:rPr>
        <w:t xml:space="preserve">– </w:t>
      </w:r>
      <w:r w:rsidRPr="009F35C2">
        <w:rPr>
          <w:rFonts w:asciiTheme="minorHAnsi" w:hAnsiTheme="minorHAnsi" w:cs="Arial"/>
          <w:color w:val="000000" w:themeColor="text1"/>
          <w:lang w:val="en-GB"/>
        </w:rPr>
        <w:t xml:space="preserve">relate to the fraction of heterogeneous biting that is </w:t>
      </w:r>
      <w:ins w:id="19" w:author="Author">
        <w:r w:rsidR="00B33BD2">
          <w:rPr>
            <w:rFonts w:asciiTheme="minorHAnsi" w:hAnsiTheme="minorHAnsi" w:cs="Arial"/>
            <w:color w:val="000000" w:themeColor="text1"/>
            <w:lang w:val="en-GB"/>
          </w:rPr>
          <w:t xml:space="preserve">consistently and </w:t>
        </w:r>
      </w:ins>
      <w:r w:rsidRPr="009F35C2">
        <w:rPr>
          <w:rFonts w:asciiTheme="minorHAnsi" w:hAnsiTheme="minorHAnsi" w:cs="Arial"/>
          <w:color w:val="000000" w:themeColor="text1"/>
          <w:lang w:val="en-GB"/>
        </w:rPr>
        <w:lastRenderedPageBreak/>
        <w:t>predictably associated with households or individuals, as opposed to other sources of variability</w:t>
      </w:r>
      <w:r w:rsidR="00C11460" w:rsidRPr="009F35C2">
        <w:rPr>
          <w:rFonts w:asciiTheme="minorHAnsi" w:hAnsiTheme="minorHAnsi" w:cs="Arial"/>
          <w:color w:val="000000" w:themeColor="text1"/>
          <w:lang w:val="en-GB"/>
        </w:rPr>
        <w:t>, primarily</w:t>
      </w:r>
      <w:r w:rsidRPr="009F35C2">
        <w:rPr>
          <w:rFonts w:asciiTheme="minorHAnsi" w:hAnsiTheme="minorHAnsi" w:cs="Arial"/>
          <w:color w:val="000000" w:themeColor="text1"/>
          <w:lang w:val="en-GB"/>
        </w:rPr>
        <w:t xml:space="preserve"> seasonality</w:t>
      </w:r>
      <w:r w:rsidR="00327FC9" w:rsidRPr="009F35C2">
        <w:rPr>
          <w:rFonts w:asciiTheme="minorHAnsi" w:hAnsiTheme="minorHAnsi" w:cs="Arial"/>
          <w:color w:val="000000" w:themeColor="text1"/>
          <w:lang w:val="en-GB"/>
        </w:rPr>
        <w:t>,</w:t>
      </w:r>
      <w:r w:rsidRPr="009F35C2">
        <w:rPr>
          <w:rFonts w:asciiTheme="minorHAnsi" w:hAnsiTheme="minorHAnsi" w:cs="Arial"/>
          <w:color w:val="000000" w:themeColor="text1"/>
          <w:lang w:val="en-GB"/>
        </w:rPr>
        <w:t xml:space="preserve"> and environmental heterogeneity. Mosquito biting patterns, human exposure to malaria parasites, and malaria infection risk </w:t>
      </w:r>
      <w:r w:rsidR="00C63818" w:rsidRPr="009F35C2">
        <w:rPr>
          <w:rFonts w:asciiTheme="minorHAnsi" w:hAnsiTheme="minorHAnsi" w:cs="Arial"/>
          <w:color w:val="000000" w:themeColor="text1"/>
          <w:lang w:val="en-GB"/>
        </w:rPr>
        <w:t>vary seasonally and are</w:t>
      </w:r>
      <w:r w:rsidRPr="009F35C2">
        <w:rPr>
          <w:rFonts w:asciiTheme="minorHAnsi" w:hAnsiTheme="minorHAnsi" w:cs="Arial"/>
          <w:color w:val="000000" w:themeColor="text1"/>
          <w:lang w:val="en-GB"/>
        </w:rPr>
        <w:t xml:space="preserve"> demonstrably heterogeneous when examined using molecular</w:t>
      </w:r>
      <w:ins w:id="20" w:author="Author">
        <w:r w:rsidR="00A57AF0">
          <w:rPr>
            <w:rFonts w:asciiTheme="minorHAnsi" w:hAnsiTheme="minorHAnsi" w:cs="Arial"/>
            <w:color w:val="000000" w:themeColor="text1"/>
            <w:lang w:val="en-GB"/>
          </w:rPr>
          <w:t xml:space="preserve"> </w:t>
        </w:r>
      </w:ins>
      <w:del w:id="21" w:author="Author">
        <w:r w:rsidRPr="009F35C2" w:rsidDel="00A57AF0">
          <w:rPr>
            <w:rFonts w:asciiTheme="minorHAnsi" w:hAnsiTheme="minorHAnsi" w:cs="Times"/>
            <w:color w:val="000000" w:themeColor="text1"/>
            <w:vertAlign w:val="superscript"/>
            <w:lang w:val="en-GB"/>
          </w:rPr>
          <w:fldChar w:fldCharType="begin"/>
        </w:r>
        <w:r w:rsidR="00A57AF0" w:rsidDel="00A57AF0">
          <w:rPr>
            <w:rFonts w:asciiTheme="minorHAnsi" w:hAnsiTheme="minorHAnsi" w:cs="Times"/>
            <w:color w:val="000000" w:themeColor="text1"/>
            <w:vertAlign w:val="superscript"/>
            <w:lang w:val="en-GB"/>
          </w:rPr>
          <w:delInstrText xml:space="preserve"> ADDIN PAPERS2_CITATIONS &lt;citation&gt;&lt;priority&gt;11&lt;/priority&gt;&lt;uuid&gt;62DA88A6-1B54-49D5-8B7D-BE1C6B48B61D&lt;/uuid&gt;&lt;publications&gt;&lt;publication&gt;&lt;subtype&gt;400&lt;/subtype&gt;&lt;title&gt;Quantifying mosquito biting patterns on humans by DNA fingerprinting of bloodmeals.&lt;/title&gt;&lt;url&gt;http://eutils.ncbi.nlm.nih.gov/entrez/eutils/elink.fcgi?dbfrom=pubmed&amp;amp;id=11791964&amp;amp;retmode=ref&amp;amp;cmd=prlinks&lt;/url&gt;&lt;volume&gt;65&lt;/volume&gt;&lt;publication_date&gt;99200112001200000000220000&lt;/publication_date&gt;&lt;uuid&gt;FF98FBD1-AC1F-4ABD-A5B7-00F0E1709682&lt;/uuid&gt;&lt;type&gt;400&lt;/type&gt;&lt;number&gt;6&lt;/number&gt;&lt;citekey&gt;Michael:2001uy&lt;/citekey&gt;&lt;institution&gt;Wellcome Trust Centre for the Epidemiology of Infectious Disease, Department of Zoology, University of Oxford, United Kingdom. e.michael@ic.ac.uk&lt;/institution&gt;&lt;startpage&gt;722&lt;/startpage&gt;&lt;endpage&gt;728&lt;/endpage&gt;&lt;bundle&gt;&lt;publication&gt;&lt;title&gt;American Journal of Tropical Medicine and Hygiene&lt;/title&gt;&lt;uuid&gt;637241CF-01F3-481E-816B-EDB1AA05254D&lt;/uuid&gt;&lt;subtype&gt;-100&lt;/subtype&gt;&lt;publisher&gt;&lt;/publisher&gt;&lt;type&gt;-100&lt;/type&gt;&lt;/publication&gt;&lt;/bundle&gt;&lt;authors&gt;&lt;author&gt;&lt;lastName&gt;Michael&lt;/lastName&gt;&lt;firstName&gt;Edwin&lt;/firstName&gt;&lt;/author&gt;&lt;author&gt;&lt;lastName&gt;Ramaiah&lt;/lastName&gt;&lt;firstName&gt;K&lt;/firstName&gt;&lt;middleNames&gt;D&lt;/middleNames&gt;&lt;/author&gt;&lt;author&gt;&lt;lastName&gt;Hoti&lt;/lastName&gt;&lt;firstName&gt;S&lt;/firstName&gt;&lt;middleNames&gt;L&lt;/middleNames&gt;&lt;/author&gt;&lt;author&gt;&lt;lastName&gt;Barker&lt;/lastName&gt;&lt;firstName&gt;G&lt;/firstName&gt;&lt;/author&gt;&lt;author&gt;&lt;lastName&gt;Paul&lt;/lastName&gt;&lt;firstName&gt;M&lt;/firstName&gt;&lt;middleNames&gt;R&lt;/middleNames&gt;&lt;/author&gt;&lt;author&gt;&lt;lastName&gt;Yuvaraj&lt;/lastName&gt;&lt;firstName&gt;J&lt;/firstName&gt;&lt;/author&gt;&lt;author&gt;&lt;lastName&gt;Das&lt;/lastName&gt;&lt;firstName&gt;P&lt;/firstName&gt;&lt;middleNames&gt;K&lt;/middleNames&gt;&lt;/author&gt;&lt;author&gt;&lt;lastName&gt;Grenfell&lt;/lastName&gt;&lt;firstName&gt;Bryan&lt;/firstName&gt;&lt;middleNames&gt;T&lt;/middleNames&gt;&lt;/author&gt;&lt;author&gt;&lt;lastName&gt;Bundy&lt;/lastName&gt;&lt;firstName&gt;D&lt;/firstName&gt;&lt;middleNames&gt;A&lt;/middleNames&gt;&lt;/author&gt;&lt;/authors&gt;&lt;/publication&gt;&lt;publication&gt;&lt;subtype&gt;400&lt;/subtype&gt;&lt;publisher&gt;American Society of Tropical Medicine and Hygiene&lt;/publisher&gt;&lt;title&gt;Identification of the people from whom engorged Aedes aegypti took blood meals in Florida, Puerto Rico, using polymerase chain reaction-based DNA profiling.&lt;/title&gt;&lt;url&gt;http://eutils.ncbi.nlm.nih.gov/entrez/eutils/elink.fcgi?dbfrom=pubmed&amp;amp;id=12875293&amp;amp;retmode=ref&amp;amp;cmd=prlinks&lt;/url&gt;&lt;volume&gt;68&lt;/volume&gt;&lt;publication_date&gt;99200304001200000000220000&lt;/publication_date&gt;&lt;uuid&gt;21493E83-D7B4-4324-9BF8-0175F5C66DB6&lt;/uuid&gt;&lt;type&gt;400&lt;/type&gt;&lt;number&gt;4&lt;/number&gt;&lt;citekey&gt;DeBenedictis:2003tq&lt;/citekey&gt;&lt;doi&gt;10.1017/S0007485300010737&lt;/doi&gt;&lt;institution&gt;Department of Entomology, University of California, Davis, California 95616, USA.&lt;/institution&gt;&lt;startpage&gt;437&lt;/startpage&gt;&lt;endpage&gt;446&lt;/endpage&gt;&lt;bundle&gt;&lt;publication&gt;&lt;title&gt;American Journal of Tropical Medicine and Hygiene&lt;/title&gt;&lt;uuid&gt;637241CF-01F3-481E-816B-EDB1AA05254D&lt;/uuid&gt;&lt;subtype&gt;-100&lt;/subtype&gt;&lt;publisher&gt;&lt;/publisher&gt;&lt;type&gt;-100&lt;/type&gt;&lt;/publication&gt;&lt;/bundle&gt;&lt;authors&gt;&lt;author&gt;&lt;lastName&gt;Benedictis&lt;/lastName&gt;&lt;nonDroppingParticle&gt;De&lt;/nonDroppingParticle&gt;&lt;firstName&gt;John&lt;/firstName&gt;&lt;/author&gt;&lt;author&gt;&lt;lastName&gt;Chow-Shaffer&lt;/lastName&gt;&lt;firstName&gt;Esther&lt;/firstName&gt;&lt;/author&gt;&lt;author&gt;&lt;lastName&gt;Costero&lt;/lastName&gt;&lt;firstName&gt;Adriana&lt;/firstName&gt;&lt;/author&gt;&lt;author&gt;&lt;lastName&gt;Clark&lt;/lastName&gt;&lt;firstName&gt;Gary&lt;/firstName&gt;&lt;middleNames&gt;G&lt;/middleNames&gt;&lt;/author&gt;&lt;author&gt;&lt;lastName&gt;Edman&lt;/lastName&gt;&lt;firstName&gt;John&lt;/firstName&gt;&lt;middleNames&gt;D&lt;/middleNames&gt;&lt;/author&gt;&lt;author&gt;&lt;lastName&gt;Scott&lt;/lastName&gt;&lt;firstName&gt;Thomas&lt;/firstName&gt;&lt;middleNames&gt;W&lt;/middleNames&gt;&lt;/author&gt;&lt;/authors&gt;&lt;/publication&gt;&lt;publication&gt;&lt;subtype&gt;400&lt;/subtype&gt;&lt;title&gt;DNA profiling of human blood in anophelines from lowland and highland sites in western Kenya.&lt;/title&gt;&lt;url&gt;http://eutils.ncbi.nlm.nih.gov/entrez/eutils/elink.fcgi?dbfrom=pubmed&amp;amp;id=16896124&amp;amp;retmode=ref&amp;amp;cmd=prlinks&lt;/url&gt;&lt;volume&gt;75&lt;/volume&gt;&lt;publication_date&gt;99200608001200000000220000&lt;/publication_date&gt;&lt;uuid&gt;7023E999-68EA-4BE2-B70D-0DD0310D7DEC&lt;/uuid&gt;&lt;type&gt;400&lt;/type&gt;&lt;number&gt;2&lt;/number&gt;&lt;citekey&gt;Scott:2006vn&lt;/citekey&gt;&lt;institution&gt;Department of Entomology, University of California, Davis, 95616, USA. twscott@ucdavis.edu&lt;/institution&gt;&lt;startpage&gt;231&lt;/startpage&gt;&lt;endpage&gt;237&lt;/endpage&gt;&lt;bundle&gt;&lt;publication&gt;&lt;title&gt;American Journal of Tropical Medicine and Hygiene&lt;/title&gt;&lt;uuid&gt;637241CF-01F3-481E-816B-EDB1AA05254D&lt;/uuid&gt;&lt;subtype&gt;-100&lt;/subtype&gt;&lt;publisher&gt;&lt;/publisher&gt;&lt;type&gt;-100&lt;/type&gt;&lt;/publication&gt;&lt;/bundle&gt;&lt;authors&gt;&lt;author&gt;&lt;lastName&gt;Scott&lt;/lastName&gt;&lt;firstName&gt;Thomas&lt;/firstName&gt;&lt;middleNames&gt;W&lt;/middleNames&gt;&lt;/author&gt;&lt;author&gt;&lt;lastName&gt;Githeko&lt;/lastName&gt;&lt;firstName&gt;Andrew&lt;/firstName&gt;&lt;middleNames&gt;K&lt;/middleNames&gt;&lt;/author&gt;&lt;author&gt;&lt;lastName&gt;Fleisher&lt;/lastName&gt;&lt;firstName&gt;Andrew&lt;/firstName&gt;&lt;/author&gt;&lt;author&gt;&lt;lastName&gt;Harrington&lt;/lastName&gt;&lt;firstName&gt;Laura&lt;/firstName&gt;&lt;middleNames&gt;C&lt;/middleNames&gt;&lt;/author&gt;&lt;author&gt;&lt;lastName&gt;Yan&lt;/lastName&gt;&lt;firstName&gt;Guiyun&lt;/firstName&gt;&lt;/author&gt;&lt;/authors&gt;&lt;/publication&gt;&lt;/publications&gt;&lt;cites&gt;&lt;/cites&gt;&lt;/citation&gt;</w:delInstrText>
        </w:r>
        <w:r w:rsidRPr="009F35C2" w:rsidDel="00A57AF0">
          <w:rPr>
            <w:rFonts w:asciiTheme="minorHAnsi" w:hAnsiTheme="minorHAnsi" w:cs="Times"/>
            <w:color w:val="000000" w:themeColor="text1"/>
            <w:vertAlign w:val="superscript"/>
            <w:lang w:val="en-GB"/>
          </w:rPr>
          <w:fldChar w:fldCharType="separate"/>
        </w:r>
        <w:r w:rsidR="00B64DFB" w:rsidDel="00A57AF0">
          <w:rPr>
            <w:rFonts w:ascii="Calibri" w:hAnsi="Calibri" w:cs="Calibri"/>
            <w:vertAlign w:val="superscript"/>
          </w:rPr>
          <w:delText>17-19</w:delText>
        </w:r>
        <w:r w:rsidRPr="009F35C2" w:rsidDel="00A57AF0">
          <w:rPr>
            <w:rFonts w:asciiTheme="minorHAnsi" w:hAnsiTheme="minorHAnsi" w:cs="Times"/>
            <w:color w:val="000000" w:themeColor="text1"/>
            <w:vertAlign w:val="superscript"/>
            <w:lang w:val="en-GB"/>
          </w:rPr>
          <w:fldChar w:fldCharType="end"/>
        </w:r>
      </w:del>
      <w:ins w:id="22" w:author="Author">
        <w:r w:rsidR="00A57AF0">
          <w:rPr>
            <w:rFonts w:asciiTheme="minorHAnsi" w:hAnsiTheme="minorHAnsi" w:cs="Times"/>
            <w:color w:val="000000" w:themeColor="text1"/>
            <w:vertAlign w:val="superscript"/>
            <w:lang w:val="en-GB"/>
          </w:rPr>
          <w:fldChar w:fldCharType="begin"/>
        </w:r>
      </w:ins>
      <w:r w:rsidR="00A57AF0">
        <w:rPr>
          <w:rFonts w:asciiTheme="minorHAnsi" w:hAnsiTheme="minorHAnsi" w:cs="Times"/>
          <w:color w:val="000000" w:themeColor="text1"/>
          <w:vertAlign w:val="superscript"/>
          <w:lang w:val="en-GB"/>
        </w:rPr>
        <w:instrText xml:space="preserve"> ADDIN PAPERS2_CITATIONS &lt;citation&gt;&lt;priority&gt;8&lt;/priority&gt;&lt;uuid&gt;7B935E9A-1E98-4E62-B65B-8E54F64BD3F8&lt;/uuid&gt;&lt;publications&gt;&lt;publication&gt;&lt;subtype&gt;400&lt;/subtype&gt;&lt;title&gt;Variation in natural exposure to anopheles mosquitoes and its effects on malaria transmission&lt;/title&gt;&lt;url&gt;https://elifesciences.org/articles/32625&lt;/url&gt;&lt;volume&gt;7&lt;/volume&gt;&lt;publication_date&gt;99201800001200000000200000&lt;/publication_date&gt;&lt;uuid&gt;06031634-95B8-4D59-873E-88BC3FB63AE8&lt;/uuid&gt;&lt;type&gt;400&lt;/type&gt;&lt;accepted_date&gt;99201712301200000000222000&lt;/accepted_date&gt;&lt;citekey&gt;Guelbeogo:2018jt&lt;/citekey&gt;&lt;submission_date&gt;99201710091200000000222000&lt;/submission_date&gt;&lt;doi&gt;10.7554/eLife.32625&lt;/doi&gt;&lt;institution&gt;Department of Biomedical Sciences, Centre National de Recherche et de Formation sur le Paludisme, Ouagadougou, Burkina Faso.&lt;/institution&gt;&lt;startpage&gt;&lt;/startpage&gt;&lt;bundle&gt;&lt;publication&gt;&lt;title&gt;eLife&lt;/title&gt;&lt;uuid&gt;0765D295-E51A-4688-BFC0-B06FE75067E3&lt;/uuid&gt;&lt;subtype&gt;-100&lt;/subtype&gt;&lt;publisher&gt;eLife Sciences Publications Limited&lt;/publisher&gt;&lt;type&gt;-100&lt;/type&gt;&lt;/publication&gt;&lt;/bundle&gt;&lt;authors&gt;&lt;author&gt;&lt;lastName&gt;Guelbeogo&lt;/lastName&gt;&lt;firstName&gt;Wamdaogo&lt;/firstName&gt;&lt;middleNames&gt;M&lt;/middleNames&gt;&lt;/author&gt;&lt;author&gt;&lt;lastName&gt;Goncalves&lt;/lastName&gt;&lt;firstName&gt;Bronner&lt;/firstName&gt;&lt;middleNames&gt;Pamplona&lt;/middleNames&gt;&lt;/author&gt;&lt;author&gt;&lt;lastName&gt;Grignard&lt;/lastName&gt;&lt;firstName&gt;Lynn&lt;/firstName&gt;&lt;/author&gt;&lt;author&gt;&lt;lastName&gt;Bradley&lt;/lastName&gt;&lt;firstName&gt;John&lt;/firstName&gt;&lt;/author&gt;&lt;author&gt;&lt;lastName&gt;Serme&lt;/lastName&gt;&lt;firstName&gt;Samuel&lt;/firstName&gt;&lt;middleNames&gt;S&lt;/middleNames&gt;&lt;/author&gt;&lt;author&gt;&lt;lastName&gt;Hellewell&lt;/lastName&gt;&lt;firstName&gt;Joel&lt;/firstName&gt;&lt;/author&gt;&lt;author&gt;&lt;lastName&gt;Lanke&lt;/lastName&gt;&lt;firstName&gt;Kjerstin&lt;/firstName&gt;&lt;/author&gt;&lt;author&gt;&lt;lastName&gt;Zongo&lt;/lastName&gt;&lt;firstName&gt;Soumanaba&lt;/firstName&gt;&lt;/author&gt;&lt;author&gt;&lt;lastName&gt;Sepúlveda&lt;/lastName&gt;&lt;firstName&gt;Nuno&lt;/firstName&gt;&lt;/author&gt;&lt;author&gt;&lt;lastName&gt;Soulama&lt;/lastName&gt;&lt;firstName&gt;Issiaka&lt;/firstName&gt;&lt;/author&gt;&lt;author&gt;&lt;lastName&gt;Wangrawa&lt;/lastName&gt;&lt;firstName&gt;Dimitri&lt;/firstName&gt;&lt;middleNames&gt;W&lt;/middleNames&gt;&lt;/author&gt;&lt;author&gt;&lt;lastName&gt;Yakob&lt;/lastName&gt;&lt;firstName&gt;Laith&lt;/firstName&gt;&lt;/author&gt;&lt;author&gt;&lt;lastName&gt;Sagnon&lt;/lastName&gt;&lt;firstName&gt;N'Fale&lt;/firstName&gt;&lt;/author&gt;&lt;author&gt;&lt;lastName&gt;Bousema&lt;/lastName&gt;&lt;firstName&gt;Teun&lt;/firstName&gt;&lt;middleNames&gt;J&lt;/middleNames&gt;&lt;/author&gt;&lt;author&gt;&lt;lastName&gt;Drakeley&lt;/lastName&gt;&lt;firstName&gt;Christopher&lt;/firstName&gt;&lt;middleNames&gt;J&lt;/middleNames&gt;&lt;/author&gt;&lt;/authors&gt;&lt;/publication&gt;&lt;publication&gt;&lt;subtype&gt;400&lt;/subtype&gt;&lt;title&gt;Quantifying mosquito biting patterns on humans by DNA fingerprinting of bloodmeals.&lt;/title&gt;&lt;url&gt;http://eutils.ncbi.nlm.nih.gov/entrez/eutils/elink.fcgi?dbfrom=pubmed&amp;amp;id=11791964&amp;amp;retmode=ref&amp;amp;cmd=prlinks&lt;/url&gt;&lt;volume&gt;65&lt;/volume&gt;&lt;publication_date&gt;99200112001200000000220000&lt;/publication_date&gt;&lt;uuid&gt;FF98FBD1-AC1F-4ABD-A5B7-00F0E1709682&lt;/uuid&gt;&lt;type&gt;400&lt;/type&gt;&lt;number&gt;6&lt;/number&gt;&lt;citekey&gt;Michael:2001uy&lt;/citekey&gt;&lt;institution&gt;Wellcome Trust Centre for the Epidemiology of Infectious Disease, Department of Zoology, University of Oxford, United Kingdom. e.michael@ic.ac.uk&lt;/institution&gt;&lt;startpage&gt;722&lt;/startpage&gt;&lt;endpage&gt;728&lt;/endpage&gt;&lt;bundle&gt;&lt;publication&gt;&lt;title&gt;American Journal of Tropical Medicine and Hygiene&lt;/title&gt;&lt;uuid&gt;637241CF-01F3-481E-816B-EDB1AA05254D&lt;/uuid&gt;&lt;subtype&gt;-100&lt;/subtype&gt;&lt;publisher&gt;&lt;/publisher&gt;&lt;type&gt;-100&lt;/type&gt;&lt;/publication&gt;&lt;/bundle&gt;&lt;authors&gt;&lt;author&gt;&lt;lastName&gt;Michael&lt;/lastName&gt;&lt;firstName&gt;Edwin&lt;/firstName&gt;&lt;/author&gt;&lt;author&gt;&lt;lastName&gt;Ramaiah&lt;/lastName&gt;&lt;firstName&gt;K&lt;/firstName&gt;&lt;middleNames&gt;D&lt;/middleNames&gt;&lt;/author&gt;&lt;author&gt;&lt;lastName&gt;Hoti&lt;/lastName&gt;&lt;firstName&gt;S&lt;/firstName&gt;&lt;middleNames&gt;L&lt;/middleNames&gt;&lt;/author&gt;&lt;author&gt;&lt;lastName&gt;Barker&lt;/lastName&gt;&lt;firstName&gt;G&lt;/firstName&gt;&lt;/author&gt;&lt;author&gt;&lt;lastName&gt;Paul&lt;/lastName&gt;&lt;firstName&gt;M&lt;/firstName&gt;&lt;middleNames&gt;R&lt;/middleNames&gt;&lt;/author&gt;&lt;author&gt;&lt;lastName&gt;Yuvaraj&lt;/lastName&gt;&lt;firstName&gt;J&lt;/firstName&gt;&lt;/author&gt;&lt;author&gt;&lt;lastName&gt;Das&lt;/lastName&gt;&lt;firstName&gt;P&lt;/firstName&gt;&lt;middleNames&gt;K&lt;/middleNames&gt;&lt;/author&gt;&lt;author&gt;&lt;lastName&gt;Grenfell&lt;/lastName&gt;&lt;firstName&gt;Bryan&lt;/firstName&gt;&lt;middleNames&gt;T&lt;/middleNames&gt;&lt;/author&gt;&lt;author&gt;&lt;lastName&gt;Bundy&lt;/lastName&gt;&lt;firstName&gt;D&lt;/firstName&gt;&lt;middleNames&gt;A&lt;/middleNames&gt;&lt;/author&gt;&lt;/authors&gt;&lt;/publication&gt;&lt;publication&gt;&lt;subtype&gt;400&lt;/subtype&gt;&lt;publisher&gt;American Society of Tropical Medicine and Hygiene&lt;/publisher&gt;&lt;title&gt;Identification of the people from whom engorged Aedes aegypti took blood meals in Florida, Puerto Rico, using polymerase chain reaction-based DNA profiling.&lt;/title&gt;&lt;url&gt;http://eutils.ncbi.nlm.nih.gov/entrez/eutils/elink.fcgi?dbfrom=pubmed&amp;amp;id=12875293&amp;amp;retmode=ref&amp;amp;cmd=prlinks&lt;/url&gt;&lt;volume&gt;68&lt;/volume&gt;&lt;publication_date&gt;99200304001200000000220000&lt;/publication_date&gt;&lt;uuid&gt;21493E83-D7B4-4324-9BF8-0175F5C66DB6&lt;/uuid&gt;&lt;type&gt;400&lt;/type&gt;&lt;number&gt;4&lt;/number&gt;&lt;citekey&gt;DeBenedictis:2003tq&lt;/citekey&gt;&lt;doi&gt;10.1017/S0007485300010737&lt;/doi&gt;&lt;institution&gt;Department of Entomology, University of California, Davis, California 95616, USA.&lt;/institution&gt;&lt;startpage&gt;437&lt;/startpage&gt;&lt;endpage&gt;446&lt;/endpage&gt;&lt;bundle&gt;&lt;publication&gt;&lt;title&gt;American Journal of Tropical Medicine and Hygiene&lt;/title&gt;&lt;uuid&gt;637241CF-01F3-481E-816B-EDB1AA05254D&lt;/uuid&gt;&lt;subtype&gt;-100&lt;/subtype&gt;&lt;publisher&gt;&lt;/publisher&gt;&lt;type&gt;-100&lt;/type&gt;&lt;/publication&gt;&lt;/bundle&gt;&lt;authors&gt;&lt;author&gt;&lt;lastName&gt;Benedictis&lt;/lastName&gt;&lt;nonDroppingParticle&gt;De&lt;/nonDroppingParticle&gt;&lt;firstName&gt;John&lt;/firstName&gt;&lt;/author&gt;&lt;author&gt;&lt;lastName&gt;Chow-Shaffer&lt;/lastName&gt;&lt;firstName&gt;Esther&lt;/firstName&gt;&lt;/author&gt;&lt;author&gt;&lt;lastName&gt;Costero&lt;/lastName&gt;&lt;firstName&gt;Adriana&lt;/firstName&gt;&lt;/author&gt;&lt;author&gt;&lt;lastName&gt;Clark&lt;/lastName&gt;&lt;firstName&gt;Gary&lt;/firstName&gt;&lt;middleNames&gt;G&lt;/middleNames&gt;&lt;/author&gt;&lt;author&gt;&lt;lastName&gt;Edman&lt;/lastName&gt;&lt;firstName&gt;John&lt;/firstName&gt;&lt;middleNames&gt;D&lt;/middleNames&gt;&lt;/author&gt;&lt;author&gt;&lt;lastName&gt;Scott&lt;/lastName&gt;&lt;firstName&gt;Thomas&lt;/firstName&gt;&lt;middleNames&gt;W&lt;/middleNames&gt;&lt;/author&gt;&lt;/authors&gt;&lt;/publication&gt;&lt;publication&gt;&lt;subtype&gt;400&lt;/subtype&gt;&lt;title&gt;DNA profiling of human blood in anophelines from lowland and highland sites in western Kenya.&lt;/title&gt;&lt;url&gt;http://eutils.ncbi.nlm.nih.gov/entrez/eutils/elink.fcgi?dbfrom=pubmed&amp;amp;id=16896124&amp;amp;retmode=ref&amp;amp;cmd=prlinks&lt;/url&gt;&lt;volume&gt;75&lt;/volume&gt;&lt;publication_date&gt;99200608001200000000220000&lt;/publication_date&gt;&lt;uuid&gt;7023E999-68EA-4BE2-B70D-0DD0310D7DEC&lt;/uuid&gt;&lt;type&gt;400&lt;/type&gt;&lt;number&gt;2&lt;/number&gt;&lt;citekey&gt;Scott:2006vn&lt;/citekey&gt;&lt;institution&gt;Department of Entomology, University of California, Davis, 95616, USA. twscott@ucdavis.edu&lt;/institution&gt;&lt;startpage&gt;231&lt;/startpage&gt;&lt;endpage&gt;237&lt;/endpage&gt;&lt;bundle&gt;&lt;publication&gt;&lt;title&gt;American Journal of Tropical Medicine and Hygiene&lt;/title&gt;&lt;uuid&gt;637241CF-01F3-481E-816B-EDB1AA05254D&lt;/uuid&gt;&lt;subtype&gt;-100&lt;/subtype&gt;&lt;publisher&gt;&lt;/publisher&gt;&lt;type&gt;-100&lt;/type&gt;&lt;/publication&gt;&lt;/bundle&gt;&lt;authors&gt;&lt;author&gt;&lt;lastName&gt;Scott&lt;/lastName&gt;&lt;firstName&gt;Thomas&lt;/firstName&gt;&lt;middleNames&gt;W&lt;/middleNames&gt;&lt;/author&gt;&lt;author&gt;&lt;lastName&gt;Githeko&lt;/lastName&gt;&lt;firstName&gt;Andrew&lt;/firstName&gt;&lt;middleNames&gt;K&lt;/middleNames&gt;&lt;/author&gt;&lt;author&gt;&lt;lastName&gt;Fleisher&lt;/lastName&gt;&lt;firstName&gt;Andrew&lt;/firstName&gt;&lt;/author&gt;&lt;author&gt;&lt;lastName&gt;Harrington&lt;/lastName&gt;&lt;firstName&gt;Laura&lt;/firstName&gt;&lt;middleNames&gt;C&lt;/middleNames&gt;&lt;/author&gt;&lt;author&gt;&lt;lastName&gt;Yan&lt;/lastName&gt;&lt;firstName&gt;Guiyun&lt;/firstName&gt;&lt;/author&gt;&lt;/authors&gt;&lt;/publication&gt;&lt;/publications&gt;&lt;cites&gt;&lt;/cites&gt;&lt;/citation&gt;</w:instrText>
      </w:r>
      <w:r w:rsidR="00A57AF0">
        <w:rPr>
          <w:rFonts w:asciiTheme="minorHAnsi" w:hAnsiTheme="minorHAnsi" w:cs="Times"/>
          <w:color w:val="000000" w:themeColor="text1"/>
          <w:vertAlign w:val="superscript"/>
          <w:lang w:val="en-GB"/>
        </w:rPr>
        <w:fldChar w:fldCharType="separate"/>
      </w:r>
      <w:ins w:id="23" w:author="Author">
        <w:r w:rsidR="00A57AF0">
          <w:rPr>
            <w:rFonts w:ascii="Helvetica" w:hAnsi="Helvetica" w:cs="Helvetica"/>
            <w:vertAlign w:val="superscript"/>
          </w:rPr>
          <w:t>17-20</w:t>
        </w:r>
        <w:r w:rsidR="00A57AF0">
          <w:rPr>
            <w:rFonts w:asciiTheme="minorHAnsi" w:hAnsiTheme="minorHAnsi" w:cs="Times"/>
            <w:color w:val="000000" w:themeColor="text1"/>
            <w:vertAlign w:val="superscript"/>
            <w:lang w:val="en-GB"/>
          </w:rPr>
          <w:fldChar w:fldCharType="end"/>
        </w:r>
      </w:ins>
      <w:r w:rsidRPr="009F35C2">
        <w:rPr>
          <w:rFonts w:asciiTheme="minorHAnsi" w:hAnsiTheme="minorHAnsi" w:cs="Times"/>
          <w:color w:val="000000" w:themeColor="text1"/>
          <w:lang w:val="en-GB"/>
        </w:rPr>
        <w:t xml:space="preserve"> or statistical techniques</w:t>
      </w:r>
      <w:r w:rsidRPr="009F35C2">
        <w:rPr>
          <w:rFonts w:asciiTheme="minorHAnsi" w:hAnsiTheme="minorHAnsi" w:cs="Times"/>
          <w:color w:val="000000" w:themeColor="text1"/>
          <w:vertAlign w:val="superscript"/>
          <w:lang w:val="en-GB"/>
        </w:rPr>
        <w:fldChar w:fldCharType="begin"/>
      </w:r>
      <w:r w:rsidR="00A57AF0">
        <w:rPr>
          <w:rFonts w:asciiTheme="minorHAnsi" w:hAnsiTheme="minorHAnsi" w:cs="Times"/>
          <w:color w:val="000000" w:themeColor="text1"/>
          <w:vertAlign w:val="superscript"/>
          <w:lang w:val="en-GB"/>
        </w:rPr>
        <w:instrText xml:space="preserve"> ADDIN PAPERS2_CITATIONS &lt;citation&gt;&lt;priority&gt;12&lt;/priority&gt;&lt;uuid&gt;5D338968-5826-4819-92CF-51483E62591A&lt;/uuid&gt;&lt;publications&gt;&lt;publication&gt;&lt;subtype&gt;400&lt;/subtype&gt;&lt;location&gt;602,0,0,0&lt;/location&gt;&lt;title&gt;Estimation of heterogeneity in malaria transmission by stochastic modelling of apparent deviations from mass action kinetics&lt;/title&gt;&lt;url&gt;http://www.ncbi.nlm.nih.gov/entrez/query.fcgi?cmd=Retrieve&amp;amp;db=PubMed&amp;amp;dopt=Citation&amp;amp;list_uids=18190717&lt;/url&gt;&lt;volume&gt;7&lt;/volume&gt;&lt;publication_date&gt;99200800001200000000200000&lt;/publication_date&gt;&lt;uuid&gt;165DC00B-302B-476E-9A68-C149347B5B99&lt;/uuid&gt;&lt;version&gt;2008/01/15&lt;/version&gt;&lt;type&gt;400&lt;/type&gt;&lt;citekey&gt;Smith:2008tq&lt;/citekey&gt;&lt;subtitle&gt;Malar J&lt;/subtitle&gt;&lt;institution&gt;Swiss Tropical Institute, Socinstrasse 57, Postfach CH-4002, Basel, Switzerland. Thomas-A.Smith@unibas.ch&lt;/institution&gt;&lt;startpage&gt;12&lt;/startpage&gt;&lt;bundle&gt;&lt;publication&gt;&lt;title&gt;Malaria Journal&lt;/title&gt;&lt;uuid&gt;4373A87C-3DD3-46C8-80EC-CDA47B1D7866&lt;/uuid&gt;&lt;subtype&gt;-100&lt;/subtype&gt;&lt;publisher&gt;Malaria Journal&lt;/publisher&gt;&lt;type&gt;-100&lt;/type&gt;&lt;/publication&gt;&lt;/bundle&gt;&lt;authors&gt;&lt;author&gt;&lt;lastName&gt;Smith&lt;/lastName&gt;&lt;firstName&gt;Thomas&lt;/firstName&gt;&lt;middleNames&gt;A&lt;/middleNames&gt;&lt;/author&gt;&lt;/authors&gt;&lt;/publication&gt;&lt;/publications&gt;&lt;cites&gt;&lt;/cites&gt;&lt;/citation&gt;</w:instrText>
      </w:r>
      <w:r w:rsidRPr="009F35C2">
        <w:rPr>
          <w:rFonts w:asciiTheme="minorHAnsi" w:hAnsiTheme="minorHAnsi" w:cs="Times"/>
          <w:color w:val="000000" w:themeColor="text1"/>
          <w:vertAlign w:val="superscript"/>
          <w:lang w:val="en-GB"/>
        </w:rPr>
        <w:fldChar w:fldCharType="separate"/>
      </w:r>
      <w:ins w:id="24" w:author="Author">
        <w:r w:rsidR="00A57AF0">
          <w:rPr>
            <w:rFonts w:ascii="Helvetica" w:hAnsi="Helvetica" w:cs="Helvetica"/>
            <w:vertAlign w:val="superscript"/>
          </w:rPr>
          <w:t>21</w:t>
        </w:r>
      </w:ins>
      <w:del w:id="25" w:author="Author">
        <w:r w:rsidR="00B64DFB" w:rsidDel="00A57AF0">
          <w:rPr>
            <w:rFonts w:ascii="Calibri" w:hAnsi="Calibri" w:cs="Calibri"/>
            <w:vertAlign w:val="superscript"/>
          </w:rPr>
          <w:delText>20</w:delText>
        </w:r>
      </w:del>
      <w:r w:rsidRPr="009F35C2">
        <w:rPr>
          <w:rFonts w:asciiTheme="minorHAnsi" w:hAnsiTheme="minorHAnsi" w:cs="Times"/>
          <w:color w:val="000000" w:themeColor="text1"/>
          <w:vertAlign w:val="superscript"/>
          <w:lang w:val="en-GB"/>
        </w:rPr>
        <w:fldChar w:fldCharType="end"/>
      </w:r>
      <w:r w:rsidRPr="009F35C2">
        <w:rPr>
          <w:rFonts w:asciiTheme="minorHAnsi" w:hAnsiTheme="minorHAnsi" w:cs="Arial"/>
          <w:color w:val="000000" w:themeColor="text1"/>
          <w:lang w:val="en-GB"/>
        </w:rPr>
        <w:t>, and have been associated with several factors</w:t>
      </w:r>
      <w:r w:rsidR="00C63818"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&lt;citation&gt;&lt;priority&gt;0&lt;/priority&gt;&lt;uuid&gt;5EAF53A3-8C3F-49CF-B0FB-0876D15DF32B&lt;/uuid&gt;&lt;publications&gt;&lt;publication&gt;&lt;subtype&gt;400&lt;/subtype&gt;&lt;title&gt;Revisiting the basic reproductive number for malaria and its implications for malaria control.&lt;/title&gt;&lt;url&gt;http://dx.plos.org/10.1371/journal.pbio.0050042&lt;/url&gt;&lt;volume&gt;5&lt;/volume&gt;&lt;publication_date&gt;99200703001200000000220000&lt;/publication_date&gt;&lt;uuid&gt;0301783C-3696-4568-B069-BFB7F2655B24&lt;/uuid&gt;&lt;type&gt;400&lt;/type&gt;&lt;accepted_date&gt;99200612121200000000222000&lt;/accepted_date&gt;&lt;number&gt;3&lt;/number&gt;&lt;citekey&gt;Smith:2007ws&lt;/citekey&gt;&lt;submission_date&gt;99200604051200000000222000&lt;/submission_date&gt;&lt;doi&gt;10.1371/journal.pbio.0050042&lt;/doi&gt;&lt;institution&gt;Fogarty International Center, National Institutes of Health, Bethesda, Maryland, United States of America. smitdave@helix.nih.gov&lt;/institution&gt;&lt;startpage&gt;e42&lt;/startpage&gt;&lt;bundle&gt;&lt;publication&gt;&lt;title&gt;PLoS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McKenzie&lt;/lastName&gt;&lt;firstName&gt;F&lt;/firstName&gt;&lt;middleNames&gt;Ellis&lt;/middleNames&gt;&lt;/author&gt;&lt;author&gt;&lt;lastName&gt;Snow&lt;/lastName&gt;&lt;firstName&gt;Robert&lt;/firstName&gt;&lt;middleNames&gt;W&lt;/middleNames&gt;&lt;/author&gt;&lt;author&gt;&lt;lastName&gt;Hay&lt;/lastName&gt;&lt;firstName&gt;Simon&lt;/firstName&gt;&lt;middleNames&gt;I&lt;/middleNames&gt;&lt;/author&gt;&lt;/authors&gt;&lt;editors&gt;&lt;author&gt;&lt;lastName&gt;Grenfell&lt;/lastName&gt;&lt;firstName&gt;Bryan&lt;/firstName&gt;&lt;middleNames&gt;T&lt;/middleNames&gt;&lt;/author&gt;&lt;/editors&gt;&lt;/publication&gt;&lt;/publications&gt;&lt;cites&gt;&lt;/cites&gt;&lt;/citation&gt;</w:instrText>
      </w:r>
      <w:r w:rsidR="00C63818" w:rsidRPr="009F35C2">
        <w:rPr>
          <w:rFonts w:asciiTheme="minorHAnsi" w:hAnsiTheme="minorHAnsi" w:cs="Arial"/>
          <w:color w:val="000000" w:themeColor="text1"/>
          <w:vertAlign w:val="superscript"/>
          <w:lang w:val="en-GB"/>
        </w:rPr>
        <w:fldChar w:fldCharType="separate"/>
      </w:r>
      <w:ins w:id="26" w:author="Author">
        <w:r w:rsidR="00095FAF">
          <w:rPr>
            <w:rFonts w:ascii="Helvetica" w:hAnsi="Helvetica" w:cs="Helvetica"/>
            <w:vertAlign w:val="superscript"/>
          </w:rPr>
          <w:t>3</w:t>
        </w:r>
      </w:ins>
      <w:del w:id="27" w:author="Author">
        <w:r w:rsidR="00B64DFB" w:rsidDel="00095FAF">
          <w:rPr>
            <w:rFonts w:ascii="Calibri" w:hAnsi="Calibri" w:cs="Calibri"/>
            <w:vertAlign w:val="superscript"/>
          </w:rPr>
          <w:delText>4</w:delText>
        </w:r>
      </w:del>
      <w:r w:rsidR="00C63818" w:rsidRPr="009F35C2">
        <w:rPr>
          <w:rFonts w:asciiTheme="minorHAnsi" w:hAnsiTheme="minorHAnsi" w:cs="Arial"/>
          <w:color w:val="000000" w:themeColor="text1"/>
          <w:vertAlign w:val="superscript"/>
          <w:lang w:val="en-GB"/>
        </w:rPr>
        <w:fldChar w:fldCharType="end"/>
      </w:r>
      <w:r w:rsidR="00C63818" w:rsidRPr="009F35C2">
        <w:rPr>
          <w:rFonts w:asciiTheme="minorHAnsi" w:hAnsiTheme="minorHAnsi" w:cs="Arial"/>
          <w:color w:val="000000" w:themeColor="text1"/>
          <w:lang w:val="en-GB"/>
        </w:rPr>
        <w:t>. H</w:t>
      </w:r>
      <w:r w:rsidRPr="009F35C2">
        <w:rPr>
          <w:rFonts w:asciiTheme="minorHAnsi" w:hAnsiTheme="minorHAnsi" w:cs="Arial"/>
          <w:color w:val="000000" w:themeColor="text1"/>
          <w:lang w:val="en-GB"/>
        </w:rPr>
        <w:t>eterogeneit</w:t>
      </w:r>
      <w:r w:rsidR="00C11460" w:rsidRPr="009F35C2">
        <w:rPr>
          <w:rFonts w:asciiTheme="minorHAnsi" w:hAnsiTheme="minorHAnsi" w:cs="Arial"/>
          <w:color w:val="000000" w:themeColor="text1"/>
          <w:lang w:val="en-GB"/>
        </w:rPr>
        <w:t>y</w:t>
      </w:r>
      <w:ins w:id="28" w:author="Author">
        <w:r w:rsidR="00AA6D6B">
          <w:rPr>
            <w:rFonts w:asciiTheme="minorHAnsi" w:hAnsiTheme="minorHAnsi" w:cs="Arial"/>
            <w:color w:val="000000" w:themeColor="text1"/>
            <w:lang w:val="en-GB"/>
          </w:rPr>
          <w:t xml:space="preserve"> in biting</w:t>
        </w:r>
      </w:ins>
      <w:r w:rsidR="00C63818" w:rsidRPr="009F35C2">
        <w:rPr>
          <w:rFonts w:asciiTheme="minorHAnsi" w:hAnsiTheme="minorHAnsi" w:cs="Arial"/>
          <w:color w:val="000000" w:themeColor="text1"/>
          <w:lang w:val="en-GB"/>
        </w:rPr>
        <w:t xml:space="preserve"> over time can also arise from factors such as wind and human activity patterns</w:t>
      </w:r>
      <w:r w:rsidR="00C11460" w:rsidRPr="009F35C2">
        <w:rPr>
          <w:rFonts w:asciiTheme="minorHAnsi" w:hAnsiTheme="minorHAnsi" w:cs="Arial"/>
          <w:color w:val="000000" w:themeColor="text1"/>
          <w:lang w:val="en-GB"/>
        </w:rPr>
        <w:t xml:space="preserve">, </w:t>
      </w:r>
      <w:r w:rsidRPr="009F35C2">
        <w:rPr>
          <w:rFonts w:asciiTheme="minorHAnsi" w:hAnsiTheme="minorHAnsi" w:cs="Arial"/>
          <w:color w:val="000000" w:themeColor="text1"/>
          <w:lang w:val="en-GB"/>
        </w:rPr>
        <w:t xml:space="preserve">hereafter referred to as environmental </w:t>
      </w:r>
      <w:r w:rsidR="00C63818" w:rsidRPr="009F35C2">
        <w:rPr>
          <w:rFonts w:asciiTheme="minorHAnsi" w:hAnsiTheme="minorHAnsi" w:cs="Arial"/>
          <w:color w:val="000000" w:themeColor="text1"/>
          <w:lang w:val="en-GB"/>
        </w:rPr>
        <w:t xml:space="preserve">stochasticity. </w:t>
      </w:r>
      <w:ins w:id="29" w:author="Author">
        <w:r w:rsidR="00AA6D6B">
          <w:rPr>
            <w:rFonts w:asciiTheme="minorHAnsi" w:hAnsiTheme="minorHAnsi" w:cs="Arial"/>
            <w:color w:val="000000" w:themeColor="text1"/>
            <w:lang w:val="en-GB"/>
          </w:rPr>
          <w:t xml:space="preserve">Notably, heterogeneity in transmission can also be affected by </w:t>
        </w:r>
        <w:r w:rsidR="00A57AF0">
          <w:rPr>
            <w:rFonts w:asciiTheme="minorHAnsi" w:hAnsiTheme="minorHAnsi" w:cs="Arial"/>
            <w:color w:val="000000" w:themeColor="text1"/>
            <w:lang w:val="en-GB"/>
          </w:rPr>
          <w:t xml:space="preserve">differences in the infectiousness of individuals </w:t>
        </w:r>
        <w:r w:rsidR="00A57AF0">
          <w:rPr>
            <w:rFonts w:asciiTheme="minorHAnsi" w:hAnsiTheme="minorHAnsi" w:cs="Arial"/>
            <w:color w:val="000000" w:themeColor="text1"/>
            <w:lang w:val="en-GB"/>
          </w:rPr>
          <w:fldChar w:fldCharType="begin"/>
        </w:r>
      </w:ins>
      <w:r w:rsidR="00A57AF0">
        <w:rPr>
          <w:rFonts w:asciiTheme="minorHAnsi" w:hAnsiTheme="minorHAnsi" w:cs="Arial"/>
          <w:color w:val="000000" w:themeColor="text1"/>
          <w:lang w:val="en-GB"/>
        </w:rPr>
        <w:instrText xml:space="preserve"> ADDIN PAPERS2_CITATIONS &lt;citation&gt;&lt;priority&gt;11&lt;/priority&gt;&lt;uuid&gt;C52885EA-C5AF-4BD4-AD56-3E55719EA7D5&lt;/uuid&gt;&lt;publications&gt;&lt;publication&gt;&lt;subtype&gt;400&lt;/subtype&gt;&lt;publisher&gt;Springer US&lt;/publisher&gt;&lt;title&gt;Examining the human infectious reservoir for Plasmodium falciparum malaria in areas of differing transmission intensity&lt;/title&gt;&lt;url&gt;http://dx.doi.org/10.1038/s41467-017-01270-4&lt;/url&gt;&lt;publication_date&gt;99201710181200000000222000&lt;/publication_date&gt;&lt;uuid&gt;F83DF978-365D-4066-AF1F-5AF58CD84E2E&lt;/uuid&gt;&lt;type&gt;400&lt;/type&gt;&lt;doi&gt;10.1038/s41467-017-01270-4&lt;/doi&gt;&lt;startpage&gt;1&lt;/startpage&gt;&lt;endpage&gt;11&lt;/endpage&gt;&lt;bundle&gt;&lt;publication&gt;&lt;title&gt;Nature Communications&lt;/title&gt;&lt;uuid&gt;B3E8E513-2627-44BE-8E15-7D9DA1D45173&lt;/uuid&gt;&lt;subtype&gt;-100&lt;/subtype&gt;&lt;publisher&gt;Nature Publishing Group&lt;/publisher&gt;&lt;type&gt;-100&lt;/type&gt;&lt;/publication&gt;&lt;/bundle&gt;&lt;authors&gt;&lt;author&gt;&lt;lastName&gt;Gonçalves&lt;/lastName&gt;&lt;firstName&gt;Bronner&lt;/firstName&gt;&lt;middleNames&gt;P&lt;/middleNames&gt;&lt;/author&gt;&lt;author&gt;&lt;lastName&gt;Kapulu&lt;/lastName&gt;&lt;firstName&gt;Melissa&lt;/firstName&gt;&lt;middleNames&gt;C&lt;/middleNames&gt;&lt;/author&gt;&lt;author&gt;&lt;lastName&gt;Sawa&lt;/lastName&gt;&lt;firstName&gt;Patrick&lt;/firstName&gt;&lt;/author&gt;&lt;author&gt;&lt;lastName&gt;Guelbeogo&lt;/lastName&gt;&lt;firstName&gt;Wamdaogo&lt;/firstName&gt;&lt;middleNames&gt;M&lt;/middleNames&gt;&lt;/author&gt;&lt;author&gt;&lt;lastName&gt;Tiono&lt;/lastName&gt;&lt;firstName&gt;Alfred&lt;/firstName&gt;&lt;middleNames&gt;B&lt;/middleNames&gt;&lt;/author&gt;&lt;author&gt;&lt;lastName&gt;Grignard&lt;/lastName&gt;&lt;firstName&gt;Lynn&lt;/firstName&gt;&lt;/author&gt;&lt;author&gt;&lt;lastName&gt;Stone&lt;/lastName&gt;&lt;firstName&gt;Will&lt;/firstName&gt;&lt;/author&gt;&lt;author&gt;&lt;lastName&gt;Hellewell&lt;/lastName&gt;&lt;firstName&gt;Joel&lt;/firstName&gt;&lt;/author&gt;&lt;author&gt;&lt;lastName&gt;Lanke&lt;/lastName&gt;&lt;firstName&gt;Kjerstin&lt;/firstName&gt;&lt;/author&gt;&lt;author&gt;&lt;lastName&gt;Bastiaens&lt;/lastName&gt;&lt;firstName&gt;Guido&lt;/firstName&gt;&lt;middleNames&gt;J H&lt;/middleNames&gt;&lt;/author&gt;&lt;author&gt;&lt;lastName&gt;Bradley&lt;/lastName&gt;&lt;firstName&gt;John&lt;/firstName&gt;&lt;/author&gt;&lt;author&gt;&lt;lastName&gt;Nébié&lt;/lastName&gt;&lt;firstName&gt;Issa&lt;/firstName&gt;&lt;/author&gt;&lt;author&gt;&lt;lastName&gt;Ngoi&lt;/lastName&gt;&lt;firstName&gt;Joyce&lt;/firstName&gt;&lt;middleNames&gt;M&lt;/middleNames&gt;&lt;/author&gt;&lt;author&gt;&lt;lastName&gt;Oriango&lt;/lastName&gt;&lt;firstName&gt;Robin&lt;/firstName&gt;&lt;/author&gt;&lt;author&gt;&lt;lastName&gt;Mkabili&lt;/lastName&gt;&lt;firstName&gt;Dora&lt;/firstName&gt;&lt;/author&gt;&lt;author&gt;&lt;lastName&gt;Nyaurah&lt;/lastName&gt;&lt;firstName&gt;Maureen&lt;/firstName&gt;&lt;/author&gt;&lt;author&gt;&lt;lastName&gt;Midega&lt;/lastName&gt;&lt;firstName&gt;Janet&lt;/firstName&gt;&lt;middleNames&gt;T&lt;/middleNames&gt;&lt;/author&gt;&lt;author&gt;&lt;lastName&gt;Wirth&lt;/lastName&gt;&lt;firstName&gt;Dyann&lt;/firstName&gt;&lt;middleNames&gt;F&lt;/middleNames&gt;&lt;/author&gt;&lt;author&gt;&lt;lastName&gt;Marsh&lt;/lastName&gt;&lt;firstName&gt;Kevin&lt;/firstName&gt;&lt;/author&gt;&lt;author&gt;&lt;lastName&gt;Churcher&lt;/lastName&gt;&lt;firstName&gt;Thomas&lt;/firstName&gt;&lt;middleNames&gt;S&lt;/middleNames&gt;&lt;/author&gt;&lt;author&gt;&lt;lastName&gt;Bejon&lt;/lastName&gt;&lt;firstName&gt;Philip&lt;/firstName&gt;&lt;/author&gt;&lt;author&gt;&lt;lastName&gt;Sirima&lt;/lastName&gt;&lt;firstName&gt;Sodiomon&lt;/firstName&gt;&lt;middleNames&gt;B&lt;/middleNames&gt;&lt;/author&gt;&lt;author&gt;&lt;lastName&gt;Drakeley&lt;/lastName&gt;&lt;firstName&gt;Christopher&lt;/firstName&gt;&lt;middleNames&gt;J&lt;/middleNames&gt;&lt;/author&gt;&lt;author&gt;&lt;lastName&gt;Bousema&lt;/lastName&gt;&lt;firstName&gt;Teun&lt;/firstName&gt;&lt;middleNames&gt;J&lt;/middleNames&gt;&lt;/author&gt;&lt;/authors&gt;&lt;/publication&gt;&lt;/publications&gt;&lt;cites&gt;&lt;/cites&gt;&lt;/citation&gt;</w:instrText>
      </w:r>
      <w:r w:rsidR="00A57AF0">
        <w:rPr>
          <w:rFonts w:asciiTheme="minorHAnsi" w:hAnsiTheme="minorHAnsi" w:cs="Arial"/>
          <w:color w:val="000000" w:themeColor="text1"/>
          <w:lang w:val="en-GB"/>
        </w:rPr>
        <w:fldChar w:fldCharType="separate"/>
      </w:r>
      <w:ins w:id="30" w:author="Author">
        <w:r w:rsidR="00A57AF0">
          <w:rPr>
            <w:rFonts w:ascii="Helvetica" w:hAnsi="Helvetica" w:cs="Helvetica"/>
            <w:vertAlign w:val="superscript"/>
          </w:rPr>
          <w:t>22</w:t>
        </w:r>
        <w:r w:rsidR="00A57AF0">
          <w:rPr>
            <w:rFonts w:asciiTheme="minorHAnsi" w:hAnsiTheme="minorHAnsi" w:cs="Arial"/>
            <w:color w:val="000000" w:themeColor="text1"/>
            <w:lang w:val="en-GB"/>
          </w:rPr>
          <w:fldChar w:fldCharType="end"/>
        </w:r>
        <w:r w:rsidR="00A57AF0">
          <w:rPr>
            <w:rFonts w:asciiTheme="minorHAnsi" w:hAnsiTheme="minorHAnsi" w:cs="Arial"/>
            <w:color w:val="000000" w:themeColor="text1"/>
            <w:lang w:val="en-GB"/>
          </w:rPr>
          <w:t xml:space="preserve">, which may be unrelated to biting rates. </w:t>
        </w:r>
      </w:ins>
    </w:p>
    <w:p w14:paraId="1C845F7B" w14:textId="01F9C4EE" w:rsidR="00B429D0" w:rsidRPr="009F35C2" w:rsidRDefault="00DB758D" w:rsidP="009F35C2">
      <w:pPr>
        <w:spacing w:line="480" w:lineRule="auto"/>
        <w:ind w:firstLine="720"/>
        <w:rPr>
          <w:rFonts w:cs="Arial"/>
          <w:color w:val="000000" w:themeColor="text1"/>
          <w:lang w:val="en-GB"/>
        </w:rPr>
      </w:pPr>
      <w:r w:rsidRPr="009F35C2">
        <w:rPr>
          <w:rFonts w:asciiTheme="minorHAnsi" w:hAnsiTheme="minorHAnsi" w:cs="Arial"/>
          <w:color w:val="000000" w:themeColor="text1"/>
          <w:lang w:val="en-GB"/>
        </w:rPr>
        <w:t xml:space="preserve">To </w:t>
      </w:r>
      <w:r w:rsidR="00E22955" w:rsidRPr="009F35C2">
        <w:rPr>
          <w:rFonts w:asciiTheme="minorHAnsi" w:hAnsiTheme="minorHAnsi" w:cs="Arial"/>
          <w:color w:val="000000" w:themeColor="text1"/>
          <w:lang w:val="en-GB"/>
        </w:rPr>
        <w:t>understand the relationship between biting heterogeneity and biting intensity</w:t>
      </w:r>
      <w:r w:rsidRPr="009F35C2">
        <w:rPr>
          <w:rFonts w:asciiTheme="minorHAnsi" w:hAnsiTheme="minorHAnsi" w:cs="Arial"/>
          <w:color w:val="000000" w:themeColor="text1"/>
          <w:lang w:val="en-GB"/>
        </w:rPr>
        <w:t>, we studied heterogeneous biting using mosquito count data collected during routine entomological surveillance in a large malaria study in Uganda, where paired entomological and epidemiological data were collected on focal individuals in households</w:t>
      </w:r>
      <w:ins w:id="31" w:author="Author">
        <w:r w:rsidR="00A57AF0">
          <w:rPr>
            <w:rFonts w:asciiTheme="minorHAnsi" w:hAnsiTheme="minorHAnsi" w:cs="Arial"/>
            <w:color w:val="000000" w:themeColor="text1"/>
            <w:lang w:val="en-GB"/>
          </w:rPr>
          <w:t xml:space="preserve"> </w:t>
        </w:r>
      </w:ins>
      <w:r w:rsidRPr="009F35C2">
        <w:rPr>
          <w:rFonts w:asciiTheme="minorHAnsi" w:hAnsiTheme="minorHAnsi" w:cs="Arial"/>
          <w:color w:val="000000" w:themeColor="text1"/>
          <w:lang w:val="en-GB"/>
        </w:rPr>
        <w:t xml:space="preserve">. Using these data, we quantified the patterns and estimated the proportion of variance explained by </w:t>
      </w:r>
      <w:r w:rsidR="00EF616F" w:rsidRPr="009F35C2">
        <w:rPr>
          <w:rFonts w:asciiTheme="minorHAnsi" w:hAnsiTheme="minorHAnsi" w:cs="Arial"/>
          <w:color w:val="000000" w:themeColor="text1"/>
          <w:lang w:val="en-GB"/>
        </w:rPr>
        <w:t xml:space="preserve">household </w:t>
      </w:r>
      <w:r w:rsidRPr="009F35C2">
        <w:rPr>
          <w:rFonts w:asciiTheme="minorHAnsi" w:hAnsiTheme="minorHAnsi" w:cs="Arial"/>
          <w:color w:val="000000" w:themeColor="text1"/>
          <w:lang w:val="en-GB"/>
        </w:rPr>
        <w:t xml:space="preserve">biting weights, seasonality, and environmental </w:t>
      </w:r>
      <w:r w:rsidR="00750E02" w:rsidRPr="009F35C2">
        <w:rPr>
          <w:rFonts w:asciiTheme="minorHAnsi" w:hAnsiTheme="minorHAnsi" w:cs="Arial"/>
          <w:color w:val="000000" w:themeColor="text1"/>
          <w:lang w:val="en-GB"/>
        </w:rPr>
        <w:t>stochasticity</w:t>
      </w:r>
      <w:r w:rsidRPr="009F35C2">
        <w:rPr>
          <w:rFonts w:asciiTheme="minorHAnsi" w:hAnsiTheme="minorHAnsi" w:cs="Arial"/>
          <w:color w:val="000000" w:themeColor="text1"/>
          <w:lang w:val="en-GB"/>
        </w:rPr>
        <w:t xml:space="preserve">. In light of these findings, we have re-examined the role of heterogeneity in malaria transmission dynamics and control. </w:t>
      </w:r>
    </w:p>
    <w:p w14:paraId="51986244" w14:textId="77777777" w:rsidR="00DB758D" w:rsidRPr="009F35C2" w:rsidRDefault="00DB758D" w:rsidP="009F35C2">
      <w:pPr>
        <w:pStyle w:val="Heading1"/>
        <w:ind w:firstLine="0"/>
        <w:rPr>
          <w:lang w:val="en-GB" w:eastAsia="en-US"/>
        </w:rPr>
      </w:pPr>
      <w:r w:rsidRPr="009F35C2">
        <w:rPr>
          <w:lang w:val="en-GB" w:eastAsia="en-US"/>
        </w:rPr>
        <w:t>Results</w:t>
      </w:r>
    </w:p>
    <w:p w14:paraId="5E95670F" w14:textId="01E59091" w:rsidR="00707BEA" w:rsidRPr="009F35C2" w:rsidRDefault="00707BEA" w:rsidP="005217C6">
      <w:pPr>
        <w:pStyle w:val="Heading2"/>
        <w:rPr>
          <w:lang w:val="en-GB"/>
        </w:rPr>
      </w:pPr>
      <w:r w:rsidRPr="009F35C2">
        <w:rPr>
          <w:lang w:val="en-GB"/>
        </w:rPr>
        <w:t>Seasonality &amp; Transmission</w:t>
      </w:r>
    </w:p>
    <w:p w14:paraId="599ABBC3" w14:textId="565015B2" w:rsidR="00416F4B" w:rsidRPr="009F35C2" w:rsidRDefault="00707BEA">
      <w:pPr>
        <w:spacing w:line="480" w:lineRule="auto"/>
        <w:rPr>
          <w:rFonts w:asciiTheme="minorHAnsi" w:hAnsiTheme="minorHAnsi" w:cs="Arial"/>
          <w:color w:val="000000" w:themeColor="text1"/>
          <w:lang w:val="en-GB"/>
        </w:rPr>
      </w:pPr>
      <w:r w:rsidRPr="009F35C2">
        <w:rPr>
          <w:rFonts w:asciiTheme="minorHAnsi" w:hAnsiTheme="minorHAnsi" w:cs="Arial"/>
          <w:color w:val="000000" w:themeColor="text1"/>
          <w:lang w:val="en-GB"/>
        </w:rPr>
        <w:t xml:space="preserve">The annual </w:t>
      </w:r>
      <w:r w:rsidR="00701786" w:rsidRPr="00701786">
        <w:rPr>
          <w:rFonts w:asciiTheme="minorHAnsi" w:hAnsiTheme="minorHAnsi" w:cs="Arial"/>
          <w:color w:val="000000" w:themeColor="text1"/>
          <w:lang w:val="en-GB"/>
        </w:rPr>
        <w:t xml:space="preserve">entomological inoculation rate </w:t>
      </w:r>
      <w:r w:rsidR="00701786">
        <w:rPr>
          <w:rFonts w:asciiTheme="minorHAnsi" w:hAnsiTheme="minorHAnsi" w:cs="Arial"/>
          <w:color w:val="000000" w:themeColor="text1"/>
          <w:lang w:val="en-GB"/>
        </w:rPr>
        <w:t>(</w:t>
      </w:r>
      <w:r w:rsidRPr="009F35C2">
        <w:rPr>
          <w:rFonts w:asciiTheme="minorHAnsi" w:eastAsia="Times New Roman" w:hAnsiTheme="minorHAnsi"/>
          <w:color w:val="000000" w:themeColor="text1"/>
          <w:lang w:val="en-GB"/>
        </w:rPr>
        <w:t>EIR</w:t>
      </w:r>
      <w:r w:rsidR="00701786">
        <w:rPr>
          <w:rFonts w:asciiTheme="minorHAnsi" w:eastAsia="Times New Roman" w:hAnsiTheme="minorHAnsi"/>
          <w:color w:val="000000" w:themeColor="text1"/>
          <w:lang w:val="en-GB"/>
        </w:rPr>
        <w:t>)</w:t>
      </w:r>
      <w:r w:rsidRPr="009F35C2">
        <w:rPr>
          <w:rFonts w:asciiTheme="minorHAnsi" w:hAnsiTheme="minorHAnsi" w:cs="Arial"/>
          <w:color w:val="000000" w:themeColor="text1"/>
          <w:lang w:val="en-GB"/>
        </w:rPr>
        <w:t xml:space="preserve"> at these three sites for the whole 3.5 years of observation was lowest in </w:t>
      </w:r>
      <w:proofErr w:type="spellStart"/>
      <w:r w:rsidRPr="009F35C2">
        <w:rPr>
          <w:rFonts w:asciiTheme="minorHAnsi" w:hAnsiTheme="minorHAnsi" w:cs="Arial"/>
          <w:color w:val="000000" w:themeColor="text1"/>
          <w:lang w:val="en-GB"/>
        </w:rPr>
        <w:t>Walukuba</w:t>
      </w:r>
      <w:proofErr w:type="spellEnd"/>
      <w:r w:rsidRPr="009F35C2">
        <w:rPr>
          <w:rFonts w:asciiTheme="minorHAnsi" w:hAnsiTheme="minorHAnsi" w:cs="Arial"/>
          <w:color w:val="000000" w:themeColor="text1"/>
          <w:lang w:val="en-GB"/>
        </w:rPr>
        <w:t xml:space="preserve">, Jinja District (annual </w:t>
      </w:r>
      <w:r w:rsidRPr="009F35C2">
        <w:rPr>
          <w:rFonts w:asciiTheme="minorHAnsi" w:eastAsia="Times New Roman" w:hAnsiTheme="minorHAnsi"/>
          <w:color w:val="000000" w:themeColor="text1"/>
          <w:lang w:val="en-GB"/>
        </w:rPr>
        <w:t>EIR</w:t>
      </w:r>
      <m:oMath>
        <m:r>
          <w:rPr>
            <w:rFonts w:ascii="Cambria Math" w:eastAsia="Times New Roman" w:hAnsi="Cambria Math"/>
            <w:color w:val="000000" w:themeColor="text1"/>
            <w:lang w:val="en-GB"/>
          </w:rPr>
          <m:t xml:space="preserve"> </m:t>
        </m:r>
        <m:r>
          <w:rPr>
            <w:rFonts w:ascii="Cambria Math" w:eastAsia="Times New Roman" w:hAnsi="Cambria Math"/>
            <w:color w:val="000000" w:themeColor="text1"/>
            <w:vertAlign w:val="subscript"/>
            <w:lang w:val="en-GB"/>
          </w:rPr>
          <m:t xml:space="preserve">≈ </m:t>
        </m:r>
      </m:oMath>
      <w:r w:rsidRPr="009F35C2">
        <w:rPr>
          <w:rFonts w:asciiTheme="minorHAnsi" w:hAnsiTheme="minorHAnsi" w:cs="Arial"/>
          <w:color w:val="000000" w:themeColor="text1"/>
          <w:lang w:val="en-GB"/>
        </w:rPr>
        <w:t xml:space="preserve">one infectious bite, i.b.), intermediate in Kihihi, Kanungu District (annual </w:t>
      </w:r>
      <w:r w:rsidRPr="009F35C2">
        <w:rPr>
          <w:rFonts w:asciiTheme="minorHAnsi" w:eastAsia="Times New Roman" w:hAnsiTheme="minorHAnsi"/>
          <w:color w:val="000000" w:themeColor="text1"/>
          <w:lang w:val="en-GB"/>
        </w:rPr>
        <w:t>EIR</w:t>
      </w:r>
      <w:r w:rsidRPr="009F35C2">
        <w:rPr>
          <w:rFonts w:asciiTheme="minorHAnsi" w:hAnsiTheme="minorHAnsi" w:cs="Arial"/>
          <w:color w:val="000000" w:themeColor="text1"/>
          <w:lang w:val="en-GB"/>
        </w:rPr>
        <w:t xml:space="preserve"> </w:t>
      </w:r>
      <m:oMath>
        <m:r>
          <w:rPr>
            <w:rFonts w:ascii="Cambria Math" w:eastAsia="Times New Roman" w:hAnsi="Cambria Math"/>
            <w:color w:val="000000" w:themeColor="text1"/>
            <w:vertAlign w:val="subscript"/>
            <w:lang w:val="en-GB"/>
          </w:rPr>
          <m:t xml:space="preserve">≈ </m:t>
        </m:r>
      </m:oMath>
      <w:r w:rsidRPr="009F35C2">
        <w:rPr>
          <w:rFonts w:asciiTheme="minorHAnsi" w:hAnsiTheme="minorHAnsi" w:cs="Arial"/>
          <w:color w:val="000000" w:themeColor="text1"/>
          <w:lang w:val="en-GB"/>
        </w:rPr>
        <w:t xml:space="preserve">nine i.b.), and highest in Nagongera, Tororo District (annual </w:t>
      </w:r>
      <w:r w:rsidRPr="009F35C2">
        <w:rPr>
          <w:rFonts w:asciiTheme="minorHAnsi" w:eastAsia="Times New Roman" w:hAnsiTheme="minorHAnsi"/>
          <w:color w:val="000000" w:themeColor="text1"/>
          <w:lang w:val="en-GB"/>
        </w:rPr>
        <w:t>EIR</w:t>
      </w:r>
      <m:oMath>
        <m:r>
          <w:rPr>
            <w:rFonts w:ascii="Cambria Math" w:eastAsia="Times New Roman" w:hAnsi="Cambria Math"/>
            <w:color w:val="000000" w:themeColor="text1"/>
            <w:lang w:val="en-GB"/>
          </w:rPr>
          <m:t xml:space="preserve"> </m:t>
        </m:r>
        <m:r>
          <w:rPr>
            <w:rFonts w:ascii="Cambria Math" w:eastAsia="Times New Roman" w:hAnsi="Cambria Math"/>
            <w:color w:val="000000" w:themeColor="text1"/>
            <w:vertAlign w:val="subscript"/>
            <w:lang w:val="en-GB"/>
          </w:rPr>
          <m:t xml:space="preserve">≈ </m:t>
        </m:r>
      </m:oMath>
      <w:r w:rsidRPr="009F35C2">
        <w:rPr>
          <w:rFonts w:asciiTheme="minorHAnsi" w:hAnsiTheme="minorHAnsi" w:cs="Arial"/>
          <w:color w:val="000000" w:themeColor="text1"/>
          <w:lang w:val="en-GB"/>
        </w:rPr>
        <w:t xml:space="preserve">85 i.b.). </w:t>
      </w:r>
      <w:r w:rsidR="00E010DC" w:rsidRPr="009F35C2">
        <w:rPr>
          <w:rFonts w:asciiTheme="minorHAnsi" w:hAnsiTheme="minorHAnsi" w:cs="Arial"/>
          <w:color w:val="000000" w:themeColor="text1"/>
          <w:lang w:val="en-GB"/>
        </w:rPr>
        <w:t>The</w:t>
      </w:r>
      <w:r w:rsidR="003E283C" w:rsidRPr="009F35C2">
        <w:rPr>
          <w:rFonts w:asciiTheme="minorHAnsi" w:hAnsiTheme="minorHAnsi" w:cs="Arial"/>
          <w:color w:val="000000" w:themeColor="text1"/>
          <w:lang w:val="en-GB"/>
        </w:rPr>
        <w:t xml:space="preserve"> EIR has declined from what was previously</w:t>
      </w:r>
      <w:r w:rsidR="00E010DC" w:rsidRPr="009F35C2">
        <w:rPr>
          <w:rFonts w:asciiTheme="minorHAnsi" w:hAnsiTheme="minorHAnsi" w:cs="Arial"/>
          <w:color w:val="000000" w:themeColor="text1"/>
          <w:lang w:val="en-GB"/>
        </w:rPr>
        <w:t xml:space="preserve"> reported </w:t>
      </w:r>
      <w:r w:rsidR="00E010DC" w:rsidRPr="009F35C2">
        <w:rPr>
          <w:rFonts w:asciiTheme="minorHAnsi" w:hAnsiTheme="minorHAnsi" w:cs="Arial"/>
          <w:color w:val="000000" w:themeColor="text1"/>
          <w:lang w:val="en-GB"/>
        </w:rPr>
        <w:lastRenderedPageBreak/>
        <w:t>for 2011</w:t>
      </w:r>
      <w:r w:rsidR="00E010DC"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&lt;citation&gt;&lt;priority&gt;0&lt;/priority&gt;&lt;uuid&gt;40486D45-BD48-4279-8438-77F66AD9B23A&lt;/uuid&gt;&lt;publications&gt;&lt;publication&gt;&lt;subtype&gt;400&lt;/subtype&gt;&lt;title&gt;Estimating the annual entomological inoculation rate for Plasmodium falciparum transmitted by Anopheles gambiae s.l. using three sampling methods in three sites in Uganda.&lt;/title&gt;&lt;url&gt;http://eutils.ncbi.nlm.nih.gov/entrez/eutils/elink.fcgi?dbfrom=pubmed&amp;amp;id=24656206&amp;amp;retmode=ref&amp;amp;cmd=prlinks&lt;/url&gt;&lt;volume&gt;13&lt;/volume&gt;&lt;publication_date&gt;99201400001200000000200000&lt;/publication_date&gt;&lt;uuid&gt;82394EC6-26C2-462A-92CB-0CC051D3AA10&lt;/uuid&gt;&lt;type&gt;400&lt;/type&gt;&lt;accepted_date&gt;99201403051200000000222000&lt;/accepted_date&gt;&lt;citekey&gt;Kilama:2014bd&lt;/citekey&gt;&lt;submission_date&gt;99201312031200000000222000&lt;/submission_date&gt;&lt;doi&gt;10.1186/1475-2875-13-111&lt;/doi&gt;&lt;institution&gt;Infectious Diseases Research Collaboration, Kampala, Uganda. kilamam@gmail.com.&lt;/institution&gt;&lt;startpage&gt;111&lt;/startpage&gt;&lt;bundle&gt;&lt;publication&gt;&lt;title&gt;Malaria Journal&lt;/title&gt;&lt;uuid&gt;4373A87C-3DD3-46C8-80EC-CDA47B1D7866&lt;/uuid&gt;&lt;subtype&gt;-100&lt;/subtype&gt;&lt;publisher&gt;Malaria Journal&lt;/publisher&gt;&lt;type&gt;-100&lt;/type&gt;&lt;/publication&gt;&lt;/bundle&gt;&lt;authors&gt;&lt;author&gt;&lt;lastName&gt;Kilama&lt;/lastName&gt;&lt;firstName&gt;Maxwell&lt;/firstName&gt;&lt;/author&gt;&lt;author&gt;&lt;lastName&gt;Smith&lt;/lastName&gt;&lt;firstName&gt;David&lt;/firstName&gt;&lt;middleNames&gt;L&lt;/middleNames&gt;&lt;/author&gt;&lt;author&gt;&lt;lastName&gt;Hutchinson&lt;/lastName&gt;&lt;firstName&gt;Robert&lt;/firstName&gt;&lt;/author&gt;&lt;author&gt;&lt;lastName&gt;Kigozi&lt;/lastName&gt;&lt;firstName&gt;Ruth&lt;/firstName&gt;&lt;/author&gt;&lt;author&gt;&lt;lastName&gt;Yeka&lt;/lastName&gt;&lt;firstName&gt;Adoke&lt;/firstName&gt;&lt;/author&gt;&lt;author&gt;&lt;lastName&gt;Lavoy&lt;/lastName&gt;&lt;firstName&gt;Geoff&lt;/firstName&gt;&lt;/author&gt;&lt;author&gt;&lt;lastName&gt;Kamya&lt;/lastName&gt;&lt;firstName&gt;Moses&lt;/firstName&gt;&lt;middleNames&gt;R&lt;/middleNames&gt;&lt;/author&gt;&lt;author&gt;&lt;lastName&gt;Staedke&lt;/lastName&gt;&lt;firstName&gt;Sarah&lt;/firstName&gt;&lt;middleNames&gt;G&lt;/middleNames&gt;&lt;/author&gt;&lt;author&gt;&lt;lastName&gt;Donnelly&lt;/lastName&gt;&lt;firstName&gt;Martin&lt;/firstName&gt;&lt;middleNames&gt;James&lt;/middleNames&gt;&lt;/author&gt;&lt;author&gt;&lt;lastName&gt;Drakeley&lt;/lastName&gt;&lt;firstName&gt;Christopher&lt;/firstName&gt;&lt;middleNames&gt;J&lt;/middleNames&gt;&lt;/author&gt;&lt;author&gt;&lt;lastName&gt;Greenhouse&lt;/lastName&gt;&lt;firstName&gt;Bryan&lt;/firstName&gt;&lt;/author&gt;&lt;author&gt;&lt;lastName&gt;Dorsey&lt;/lastName&gt;&lt;firstName&gt;Grant&lt;/firstName&gt;&lt;/author&gt;&lt;author&gt;&lt;lastName&gt;Lindsay&lt;/lastName&gt;&lt;firstName&gt;Steven&lt;/firstName&gt;&lt;middleNames&gt;W&lt;/middleNames&gt;&lt;/author&gt;&lt;/authors&gt;&lt;/publication&gt;&lt;/publications&gt;&lt;cites&gt;&lt;/cites&gt;&lt;/citation&gt;</w:instrText>
      </w:r>
      <w:r w:rsidR="00E010DC" w:rsidRPr="009F35C2">
        <w:rPr>
          <w:rFonts w:asciiTheme="minorHAnsi" w:hAnsiTheme="minorHAnsi" w:cs="Arial"/>
          <w:color w:val="000000" w:themeColor="text1"/>
          <w:vertAlign w:val="superscript"/>
          <w:lang w:val="en-GB"/>
        </w:rPr>
        <w:fldChar w:fldCharType="separate"/>
      </w:r>
      <w:ins w:id="32" w:author="Author">
        <w:r w:rsidR="00A57AF0">
          <w:rPr>
            <w:rFonts w:ascii="Helvetica" w:hAnsi="Helvetica" w:cs="Helvetica"/>
            <w:vertAlign w:val="superscript"/>
          </w:rPr>
          <w:t>23</w:t>
        </w:r>
      </w:ins>
      <w:del w:id="33" w:author="Author">
        <w:r w:rsidR="00B64DFB" w:rsidDel="00A57AF0">
          <w:rPr>
            <w:rFonts w:ascii="Calibri" w:hAnsi="Calibri" w:cs="Calibri"/>
            <w:vertAlign w:val="superscript"/>
          </w:rPr>
          <w:delText>21</w:delText>
        </w:r>
      </w:del>
      <w:r w:rsidR="00E010DC" w:rsidRPr="009F35C2">
        <w:rPr>
          <w:rFonts w:asciiTheme="minorHAnsi" w:hAnsiTheme="minorHAnsi" w:cs="Arial"/>
          <w:color w:val="000000" w:themeColor="text1"/>
          <w:vertAlign w:val="superscript"/>
          <w:lang w:val="en-GB"/>
        </w:rPr>
        <w:fldChar w:fldCharType="end"/>
      </w:r>
      <w:r w:rsidR="00E010DC" w:rsidRPr="009F35C2">
        <w:rPr>
          <w:rFonts w:asciiTheme="minorHAnsi" w:hAnsiTheme="minorHAnsi" w:cs="Arial"/>
          <w:color w:val="000000" w:themeColor="text1"/>
          <w:lang w:val="en-GB"/>
        </w:rPr>
        <w:t xml:space="preserve">. </w:t>
      </w:r>
      <w:r w:rsidRPr="009F35C2">
        <w:rPr>
          <w:rFonts w:asciiTheme="minorHAnsi" w:hAnsiTheme="minorHAnsi" w:cs="Arial"/>
          <w:color w:val="000000" w:themeColor="text1"/>
          <w:lang w:val="en-GB"/>
        </w:rPr>
        <w:t xml:space="preserve">The analysis quantified the temporal trend in average exposure with an irregular seasonal pattern across years (denoted </w:t>
      </w:r>
      <m:oMath>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S</m:t>
            </m:r>
          </m:e>
          <m:sub>
            <m:r>
              <w:rPr>
                <w:rFonts w:ascii="Cambria Math" w:hAnsi="Cambria Math" w:cs="Arial"/>
                <w:color w:val="000000" w:themeColor="text1"/>
                <w:lang w:val="en-GB"/>
              </w:rPr>
              <m:t>d,n</m:t>
            </m:r>
          </m:sub>
        </m:sSub>
      </m:oMath>
      <w:r w:rsidRPr="009F35C2">
        <w:rPr>
          <w:rFonts w:asciiTheme="minorHAnsi" w:hAnsiTheme="minorHAnsi" w:cs="Arial"/>
          <w:color w:val="000000" w:themeColor="text1"/>
          <w:lang w:val="en-GB"/>
        </w:rPr>
        <w:t xml:space="preserve"> for day</w:t>
      </w:r>
      <m:oMath>
        <m:r>
          <w:rPr>
            <w:rFonts w:ascii="Cambria Math" w:hAnsi="Cambria Math" w:cs="Arial"/>
            <w:color w:val="000000" w:themeColor="text1"/>
            <w:lang w:val="en-GB"/>
          </w:rPr>
          <m:t xml:space="preserve"> d</m:t>
        </m:r>
      </m:oMath>
      <w:r w:rsidRPr="009F35C2">
        <w:rPr>
          <w:rFonts w:asciiTheme="minorHAnsi" w:hAnsiTheme="minorHAnsi" w:cs="Arial"/>
          <w:color w:val="000000" w:themeColor="text1"/>
          <w:lang w:val="en-GB"/>
        </w:rPr>
        <w:t xml:space="preserve"> at the </w:t>
      </w:r>
      <m:oMath>
        <m:sSup>
          <m:sSupPr>
            <m:ctrlPr>
              <w:rPr>
                <w:rFonts w:ascii="Cambria Math" w:hAnsi="Cambria Math" w:cs="Arial"/>
                <w:i/>
                <w:color w:val="000000" w:themeColor="text1"/>
                <w:lang w:val="en-GB"/>
              </w:rPr>
            </m:ctrlPr>
          </m:sSupPr>
          <m:e>
            <m:r>
              <w:rPr>
                <w:rFonts w:ascii="Cambria Math" w:hAnsi="Cambria Math" w:cs="Arial"/>
                <w:color w:val="000000" w:themeColor="text1"/>
                <w:lang w:val="en-GB"/>
              </w:rPr>
              <m:t>n</m:t>
            </m:r>
          </m:e>
          <m:sup>
            <m:r>
              <w:rPr>
                <w:rFonts w:ascii="Cambria Math" w:hAnsi="Cambria Math" w:cs="Arial"/>
                <w:color w:val="000000" w:themeColor="text1"/>
                <w:lang w:val="en-GB"/>
              </w:rPr>
              <m:t>th</m:t>
            </m:r>
          </m:sup>
        </m:sSup>
      </m:oMath>
      <w:r w:rsidRPr="009F35C2">
        <w:rPr>
          <w:rFonts w:asciiTheme="minorHAnsi" w:hAnsiTheme="minorHAnsi" w:cs="Arial"/>
          <w:color w:val="000000" w:themeColor="text1"/>
          <w:lang w:val="en-GB"/>
        </w:rPr>
        <w:t xml:space="preserve"> site, Fig</w:t>
      </w:r>
      <w:r w:rsidR="006F0C8E">
        <w:rPr>
          <w:rFonts w:asciiTheme="minorHAnsi" w:hAnsiTheme="minorHAnsi" w:cs="Arial"/>
          <w:color w:val="000000" w:themeColor="text1"/>
          <w:lang w:val="en-GB"/>
        </w:rPr>
        <w:t>.</w:t>
      </w:r>
      <w:r w:rsidRPr="009F35C2">
        <w:rPr>
          <w:rFonts w:asciiTheme="minorHAnsi" w:hAnsiTheme="minorHAnsi" w:cs="Arial"/>
          <w:color w:val="000000" w:themeColor="text1"/>
          <w:lang w:val="en-GB"/>
        </w:rPr>
        <w:t xml:space="preserve"> </w:t>
      </w:r>
      <w:r w:rsidR="00FD1C18" w:rsidRPr="009F35C2">
        <w:rPr>
          <w:rFonts w:asciiTheme="minorHAnsi" w:hAnsiTheme="minorHAnsi" w:cs="Arial"/>
          <w:color w:val="000000" w:themeColor="text1"/>
          <w:lang w:val="en-GB"/>
        </w:rPr>
        <w:t>1</w:t>
      </w:r>
      <w:r w:rsidRPr="009F35C2">
        <w:rPr>
          <w:rFonts w:asciiTheme="minorHAnsi" w:hAnsiTheme="minorHAnsi" w:cs="Arial"/>
          <w:color w:val="000000" w:themeColor="text1"/>
          <w:lang w:val="en-GB"/>
        </w:rPr>
        <w:t xml:space="preserve">). This trend in Tororo </w:t>
      </w:r>
      <w:r w:rsidR="005A1901" w:rsidRPr="009F35C2">
        <w:rPr>
          <w:rFonts w:asciiTheme="minorHAnsi" w:hAnsiTheme="minorHAnsi" w:cs="Arial"/>
          <w:color w:val="000000" w:themeColor="text1"/>
          <w:lang w:val="en-GB"/>
        </w:rPr>
        <w:t xml:space="preserve">also </w:t>
      </w:r>
      <w:r w:rsidRPr="009F35C2">
        <w:rPr>
          <w:rFonts w:asciiTheme="minorHAnsi" w:hAnsiTheme="minorHAnsi" w:cs="Arial"/>
          <w:color w:val="000000" w:themeColor="text1"/>
          <w:lang w:val="en-GB"/>
        </w:rPr>
        <w:t>captured a sharp decline in mosquito densities following the implementation of an</w:t>
      </w:r>
      <w:r w:rsidR="001C4523" w:rsidRPr="009F35C2">
        <w:rPr>
          <w:rFonts w:asciiTheme="minorHAnsi" w:hAnsiTheme="minorHAnsi" w:cs="Arial"/>
          <w:color w:val="000000" w:themeColor="text1"/>
          <w:lang w:val="en-GB"/>
        </w:rPr>
        <w:t xml:space="preserve"> indoor residual spraying </w:t>
      </w:r>
      <w:r w:rsidRPr="009F35C2">
        <w:rPr>
          <w:rFonts w:asciiTheme="minorHAnsi" w:hAnsiTheme="minorHAnsi" w:cs="Arial"/>
          <w:color w:val="000000" w:themeColor="text1"/>
          <w:lang w:val="en-GB"/>
        </w:rPr>
        <w:t>program by the Uganda National Malaria Control Program, with spraying in December 2014, June 2015, and December 2015, corresponding to the beginning of year three in Fig</w:t>
      </w:r>
      <w:r w:rsidR="006F0C8E">
        <w:rPr>
          <w:rFonts w:asciiTheme="minorHAnsi" w:hAnsiTheme="minorHAnsi" w:cs="Arial"/>
          <w:color w:val="000000" w:themeColor="text1"/>
          <w:lang w:val="en-GB"/>
        </w:rPr>
        <w:t>.</w:t>
      </w:r>
      <w:r w:rsidRPr="009F35C2">
        <w:rPr>
          <w:rFonts w:asciiTheme="minorHAnsi" w:hAnsiTheme="minorHAnsi" w:cs="Arial"/>
          <w:color w:val="000000" w:themeColor="text1"/>
          <w:lang w:val="en-GB"/>
        </w:rPr>
        <w:t xml:space="preserve"> </w:t>
      </w:r>
      <w:r w:rsidR="00FD1C18" w:rsidRPr="009F35C2">
        <w:rPr>
          <w:rFonts w:asciiTheme="minorHAnsi" w:hAnsiTheme="minorHAnsi" w:cs="Arial"/>
          <w:color w:val="000000" w:themeColor="text1"/>
          <w:lang w:val="en-GB"/>
        </w:rPr>
        <w:t>1</w:t>
      </w:r>
      <w:r w:rsidR="005A1901" w:rsidRPr="009F35C2">
        <w:rPr>
          <w:rFonts w:asciiTheme="minorHAnsi" w:hAnsiTheme="minorHAnsi" w:cs="Arial"/>
          <w:color w:val="000000" w:themeColor="text1"/>
          <w:lang w:val="en-GB"/>
        </w:rPr>
        <w:t xml:space="preserve">, </w:t>
      </w:r>
      <w:r w:rsidR="00792B32" w:rsidRPr="009F35C2">
        <w:rPr>
          <w:rFonts w:asciiTheme="minorHAnsi" w:hAnsiTheme="minorHAnsi" w:cs="Arial"/>
          <w:color w:val="000000" w:themeColor="text1"/>
          <w:lang w:val="en-GB"/>
        </w:rPr>
        <w:t>as</w:t>
      </w:r>
      <w:r w:rsidR="00FF457B" w:rsidRPr="009F35C2">
        <w:rPr>
          <w:rFonts w:asciiTheme="minorHAnsi" w:hAnsiTheme="minorHAnsi" w:cs="Arial"/>
          <w:color w:val="000000" w:themeColor="text1"/>
          <w:lang w:val="en-GB"/>
        </w:rPr>
        <w:t xml:space="preserve"> </w:t>
      </w:r>
      <w:r w:rsidR="005A1901" w:rsidRPr="009F35C2">
        <w:rPr>
          <w:rFonts w:asciiTheme="minorHAnsi" w:hAnsiTheme="minorHAnsi" w:cs="Arial"/>
          <w:color w:val="000000" w:themeColor="text1"/>
          <w:lang w:val="en-GB"/>
        </w:rPr>
        <w:t>described</w:t>
      </w:r>
      <w:r w:rsidR="00C71B84" w:rsidRPr="009F35C2">
        <w:rPr>
          <w:rFonts w:asciiTheme="minorHAnsi" w:hAnsiTheme="minorHAnsi" w:cs="Arial"/>
          <w:color w:val="000000" w:themeColor="text1"/>
          <w:lang w:val="en-GB"/>
        </w:rPr>
        <w:t xml:space="preserve"> previously</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&lt;citation&gt;&lt;priority&gt;0&lt;/priority&gt;&lt;uuid&gt;C84ACF1B-6243-41C6-A5FC-9297BAFCC725&lt;/uuid&gt;&lt;publications&gt;&lt;publication&gt;&lt;subtype&gt;400&lt;/subtype&gt;&lt;title&gt;Measures of malaria burden after long-lasting insecticidal net distribution and indoor residual spraying at three sites in Uganda: a prospective observational study&lt;/title&gt;&lt;url&gt;http://dx.doi.org/10.1371/journal.pmed.1002167&lt;/url&gt;&lt;volume&gt;13&lt;/volume&gt;&lt;publication_date&gt;99201611081200000000222000&lt;/publication_date&gt;&lt;uuid&gt;B40A7C6F-B3F4-46EE-89CC-A696745E386F&lt;/uuid&gt;&lt;type&gt;400&lt;/type&gt;&lt;accepted_date&gt;99201609301200000000222000&lt;/accepted_date&gt;&lt;number&gt;11&lt;/number&gt;&lt;citekey&gt;Katureebe:2016bh&lt;/citekey&gt;&lt;submission_date&gt;99201603231200000000222000&lt;/submission_date&gt;&lt;doi&gt;10.1371/journal.pmed.1002167&lt;/doi&gt;&lt;startpage&gt;e1002167&lt;/startpage&gt;&lt;bundle&gt;&lt;publication&gt;&lt;title&gt;PLoS Medicine&lt;/title&gt;&lt;uuid&gt;E60C5847-0E56-4101-9129-8D337A66F602&lt;/uuid&gt;&lt;subtype&gt;-100&lt;/subtype&gt;&lt;publisher&gt;Public Library of Science&lt;/publisher&gt;&lt;type&gt;-100&lt;/type&gt;&lt;/publication&gt;&lt;/bundle&gt;&lt;authors&gt;&lt;author&gt;&lt;lastName&gt;Katureebe&lt;/lastName&gt;&lt;firstName&gt;Agaba&lt;/firstName&gt;&lt;/author&gt;&lt;author&gt;&lt;lastName&gt;Zinszer&lt;/lastName&gt;&lt;firstName&gt;Kate&lt;/firstName&gt;&lt;/author&gt;&lt;author&gt;&lt;lastName&gt;Arinaitwe&lt;/lastName&gt;&lt;firstName&gt;Emmanuel&lt;/firstName&gt;&lt;/author&gt;&lt;author&gt;&lt;lastName&gt;Rek&lt;/lastName&gt;&lt;firstName&gt;John&lt;/firstName&gt;&lt;/author&gt;&lt;author&gt;&lt;lastName&gt;Kakande&lt;/lastName&gt;&lt;firstName&gt;Elijah&lt;/firstName&gt;&lt;/author&gt;&lt;author&gt;&lt;lastName&gt;Charland&lt;/lastName&gt;&lt;firstName&gt;Katia&lt;/firstName&gt;&lt;/author&gt;&lt;author&gt;&lt;lastName&gt;Kigozi&lt;/lastName&gt;&lt;firstName&gt;Ruth&lt;/firstName&gt;&lt;/author&gt;&lt;author&gt;&lt;lastName&gt;Kilama&lt;/lastName&gt;&lt;firstName&gt;Maxwell&lt;/firstName&gt;&lt;/author&gt;&lt;author&gt;&lt;lastName&gt;Nankabirwa&lt;/lastName&gt;&lt;firstName&gt;Joaniter&lt;/firstName&gt;&lt;/author&gt;&lt;author&gt;&lt;lastName&gt;Yeka&lt;/lastName&gt;&lt;firstName&gt;Adoke&lt;/firstName&gt;&lt;/author&gt;&lt;author&gt;&lt;lastName&gt;Mawejje&lt;/lastName&gt;&lt;firstName&gt;Henry&lt;/firstName&gt;&lt;middleNames&gt;D&lt;/middleNames&gt;&lt;/author&gt;&lt;author&gt;&lt;lastName&gt;Mpimbaza&lt;/lastName&gt;&lt;firstName&gt;Arthur&lt;/firstName&gt;&lt;/author&gt;&lt;author&gt;&lt;lastName&gt;Katamba&lt;/lastName&gt;&lt;firstName&gt;Henry&lt;/firstName&gt;&lt;/author&gt;&lt;author&gt;&lt;lastName&gt;Donnelly&lt;/lastName&gt;&lt;firstName&gt;Martin&lt;/firstName&gt;&lt;middleNames&gt;James&lt;/middleNames&gt;&lt;/author&gt;&lt;author&gt;&lt;lastName&gt;Rosenthal&lt;/lastName&gt;&lt;firstName&gt;Philip&lt;/firstName&gt;&lt;middleNames&gt;J&lt;/middleNames&gt;&lt;/author&gt;&lt;author&gt;&lt;lastName&gt;Drakeley&lt;/lastName&gt;&lt;firstName&gt;Christopher&lt;/firstName&gt;&lt;middleNames&gt;J&lt;/middleNames&gt;&lt;/author&gt;&lt;author&gt;&lt;lastName&gt;Lindsay&lt;/lastName&gt;&lt;firstName&gt;Steven&lt;/firstName&gt;&lt;middleNames&gt;W&lt;/middleNames&gt;&lt;/author&gt;&lt;author&gt;&lt;lastName&gt;Staedke&lt;/lastName&gt;&lt;firstName&gt;Sarah&lt;/firstName&gt;&lt;middleNames&gt;G&lt;/middleNames&gt;&lt;/author&gt;&lt;author&gt;&lt;lastName&gt;Smith&lt;/lastName&gt;&lt;firstName&gt;David&lt;/firstName&gt;&lt;middleNames&gt;L&lt;/middleNames&gt;&lt;/author&gt;&lt;author&gt;&lt;lastName&gt;Greenhouse&lt;/lastName&gt;&lt;firstName&gt;Bryan&lt;/firstName&gt;&lt;/author&gt;&lt;author&gt;&lt;lastName&gt;Kamya&lt;/lastName&gt;&lt;firstName&gt;Moses&lt;/firstName&gt;&lt;middleNames&gt;R&lt;/middleNames&gt;&lt;/author&gt;&lt;author&gt;&lt;lastName&gt;Dorsey&lt;/lastName&gt;&lt;firstName&gt;Grant&lt;/firstName&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34" w:author="Author">
        <w:r w:rsidR="00A57AF0">
          <w:rPr>
            <w:rFonts w:ascii="Helvetica" w:hAnsi="Helvetica" w:cs="Helvetica"/>
            <w:vertAlign w:val="superscript"/>
          </w:rPr>
          <w:t>24</w:t>
        </w:r>
      </w:ins>
      <w:del w:id="35" w:author="Author">
        <w:r w:rsidR="00B64DFB" w:rsidDel="00A57AF0">
          <w:rPr>
            <w:rFonts w:ascii="Calibri" w:hAnsi="Calibri" w:cs="Calibri"/>
            <w:sz w:val="22"/>
            <w:szCs w:val="22"/>
            <w:vertAlign w:val="superscript"/>
          </w:rPr>
          <w:delText>22</w:delText>
        </w:r>
      </w:del>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w:t>
      </w:r>
    </w:p>
    <w:p w14:paraId="6D03423B" w14:textId="77777777" w:rsidR="00416F4B" w:rsidRPr="009F35C2" w:rsidRDefault="00416F4B" w:rsidP="00416F4B">
      <w:pPr>
        <w:rPr>
          <w:rFonts w:cs="Arial"/>
          <w:color w:val="000000" w:themeColor="text1"/>
          <w:lang w:val="en-GB"/>
        </w:rPr>
      </w:pPr>
      <w:r w:rsidRPr="009B50DF">
        <w:rPr>
          <w:rFonts w:cs="Arial"/>
          <w:noProof/>
          <w:color w:val="000000" w:themeColor="text1"/>
        </w:rPr>
        <w:drawing>
          <wp:inline distT="0" distB="0" distL="0" distR="0" wp14:anchorId="690E5C96" wp14:editId="6702D5D5">
            <wp:extent cx="5572125" cy="5710555"/>
            <wp:effectExtent l="0" t="0" r="0" b="0"/>
            <wp:docPr id="1" name="Picture 1" descr="Macintosh HD:Users:dave:Dropbox:Work:Manuscripts:HeteroPowerLaws:SuperspreadingFigures:Superspreading_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e:Dropbox:Work:Manuscripts:HeteroPowerLaws:SuperspreadingFigures:Superspreading_Figure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5710555"/>
                    </a:xfrm>
                    <a:prstGeom prst="rect">
                      <a:avLst/>
                    </a:prstGeom>
                    <a:noFill/>
                    <a:ln>
                      <a:noFill/>
                    </a:ln>
                  </pic:spPr>
                </pic:pic>
              </a:graphicData>
            </a:graphic>
          </wp:inline>
        </w:drawing>
      </w:r>
    </w:p>
    <w:p w14:paraId="3110B577" w14:textId="21F88542" w:rsidR="00416F4B" w:rsidRPr="009F35C2" w:rsidRDefault="00416F4B" w:rsidP="00741CB0">
      <w:pPr>
        <w:rPr>
          <w:rFonts w:asciiTheme="minorHAnsi" w:hAnsiTheme="minorHAnsi"/>
          <w:color w:val="000000" w:themeColor="text1"/>
          <w:sz w:val="22"/>
          <w:lang w:val="en-GB"/>
        </w:rPr>
      </w:pPr>
      <w:r w:rsidRPr="009F35C2">
        <w:rPr>
          <w:rFonts w:asciiTheme="minorHAnsi" w:hAnsiTheme="minorHAnsi" w:cs="Arial"/>
          <w:b/>
          <w:color w:val="000000" w:themeColor="text1"/>
          <w:sz w:val="22"/>
          <w:lang w:val="en-GB"/>
        </w:rPr>
        <w:lastRenderedPageBreak/>
        <w:t>Fig</w:t>
      </w:r>
      <w:r w:rsidR="006F0C8E">
        <w:rPr>
          <w:rFonts w:asciiTheme="minorHAnsi" w:hAnsiTheme="minorHAnsi" w:cs="Arial"/>
          <w:b/>
          <w:color w:val="000000" w:themeColor="text1"/>
          <w:sz w:val="22"/>
          <w:lang w:val="en-GB"/>
        </w:rPr>
        <w:t>.</w:t>
      </w:r>
      <w:r w:rsidRPr="009F35C2">
        <w:rPr>
          <w:rFonts w:asciiTheme="minorHAnsi" w:hAnsiTheme="minorHAnsi" w:cs="Arial"/>
          <w:b/>
          <w:color w:val="000000" w:themeColor="text1"/>
          <w:sz w:val="22"/>
          <w:lang w:val="en-GB"/>
        </w:rPr>
        <w:t xml:space="preserve"> </w:t>
      </w:r>
      <w:r w:rsidR="00741CB0" w:rsidRPr="009F35C2">
        <w:rPr>
          <w:rFonts w:asciiTheme="minorHAnsi" w:hAnsiTheme="minorHAnsi" w:cs="Arial"/>
          <w:b/>
          <w:color w:val="000000" w:themeColor="text1"/>
          <w:sz w:val="22"/>
          <w:lang w:val="en-GB"/>
        </w:rPr>
        <w:t>1</w:t>
      </w:r>
      <w:r w:rsidRPr="009F35C2">
        <w:rPr>
          <w:rFonts w:asciiTheme="minorHAnsi" w:hAnsiTheme="minorHAnsi" w:cs="Arial"/>
          <w:b/>
          <w:color w:val="000000" w:themeColor="text1"/>
          <w:sz w:val="22"/>
          <w:lang w:val="en-GB"/>
        </w:rPr>
        <w:t xml:space="preserve">. </w:t>
      </w:r>
      <w:r w:rsidRPr="009F35C2">
        <w:rPr>
          <w:rFonts w:asciiTheme="minorHAnsi" w:hAnsiTheme="minorHAnsi"/>
          <w:b/>
          <w:color w:val="000000" w:themeColor="text1"/>
          <w:sz w:val="22"/>
          <w:lang w:val="en-GB"/>
        </w:rPr>
        <w:t xml:space="preserve">Temporal trends in </w:t>
      </w:r>
      <w:r w:rsidR="009F7349" w:rsidRPr="009F35C2">
        <w:rPr>
          <w:rFonts w:asciiTheme="minorHAnsi" w:hAnsiTheme="minorHAnsi"/>
          <w:b/>
          <w:color w:val="000000" w:themeColor="text1"/>
          <w:sz w:val="22"/>
          <w:lang w:val="en-GB"/>
        </w:rPr>
        <w:t>average daily</w:t>
      </w:r>
      <w:ins w:id="36" w:author="Author">
        <w:r w:rsidR="00C91B31">
          <w:rPr>
            <w:rFonts w:asciiTheme="minorHAnsi" w:hAnsiTheme="minorHAnsi"/>
            <w:b/>
            <w:color w:val="000000" w:themeColor="text1"/>
            <w:sz w:val="22"/>
            <w:lang w:val="en-GB"/>
          </w:rPr>
          <w:t xml:space="preserve"> </w:t>
        </w:r>
      </w:ins>
      <w:del w:id="37" w:author="Author">
        <w:r w:rsidR="009F7349" w:rsidRPr="009F35C2" w:rsidDel="00C91B31">
          <w:rPr>
            <w:rFonts w:asciiTheme="minorHAnsi" w:hAnsiTheme="minorHAnsi"/>
            <w:b/>
            <w:color w:val="000000" w:themeColor="text1"/>
            <w:sz w:val="22"/>
            <w:lang w:val="en-GB"/>
          </w:rPr>
          <w:delText xml:space="preserve"> </w:delText>
        </w:r>
      </w:del>
      <w:r w:rsidRPr="009F35C2">
        <w:rPr>
          <w:rFonts w:asciiTheme="minorHAnsi" w:hAnsiTheme="minorHAnsi"/>
          <w:b/>
          <w:color w:val="000000" w:themeColor="text1"/>
          <w:sz w:val="22"/>
          <w:lang w:val="en-GB"/>
        </w:rPr>
        <w:t>mosquito exposure</w:t>
      </w:r>
      <w:ins w:id="38" w:author="Author">
        <w:r w:rsidR="00C91B31">
          <w:rPr>
            <w:rFonts w:asciiTheme="minorHAnsi" w:hAnsiTheme="minorHAnsi"/>
            <w:b/>
            <w:color w:val="000000" w:themeColor="text1"/>
            <w:sz w:val="22"/>
            <w:lang w:val="en-GB"/>
          </w:rPr>
          <w:t xml:space="preserve"> (</w:t>
        </w:r>
        <w:r w:rsidR="00C91B31">
          <w:rPr>
            <w:rFonts w:asciiTheme="minorHAnsi" w:hAnsiTheme="minorHAnsi"/>
            <w:b/>
            <w:i/>
            <w:iCs/>
            <w:color w:val="000000" w:themeColor="text1"/>
            <w:sz w:val="22"/>
            <w:lang w:val="en-GB"/>
          </w:rPr>
          <w:t xml:space="preserve">i.e. </w:t>
        </w:r>
        <w:r w:rsidR="00C91B31">
          <w:rPr>
            <w:rFonts w:asciiTheme="minorHAnsi" w:hAnsiTheme="minorHAnsi"/>
            <w:b/>
            <w:color w:val="000000" w:themeColor="text1"/>
            <w:sz w:val="22"/>
            <w:lang w:val="en-GB"/>
          </w:rPr>
          <w:t>HBR)</w:t>
        </w:r>
      </w:ins>
      <w:r w:rsidRPr="009F35C2">
        <w:rPr>
          <w:rFonts w:asciiTheme="minorHAnsi" w:hAnsiTheme="minorHAnsi"/>
          <w:color w:val="000000" w:themeColor="text1"/>
          <w:sz w:val="22"/>
          <w:lang w:val="en-GB"/>
        </w:rPr>
        <w:t xml:space="preserve">, </w:t>
      </w:r>
      <m:oMath>
        <m:sSub>
          <m:sSubPr>
            <m:ctrlPr>
              <w:rPr>
                <w:rFonts w:ascii="Cambria Math" w:hAnsi="Cambria Math"/>
                <w:i/>
                <w:color w:val="000000" w:themeColor="text1"/>
                <w:sz w:val="22"/>
                <w:lang w:val="en-GB"/>
              </w:rPr>
            </m:ctrlPr>
          </m:sSubPr>
          <m:e>
            <m:r>
              <w:rPr>
                <w:rFonts w:ascii="Cambria Math" w:hAnsi="Cambria Math"/>
                <w:color w:val="000000" w:themeColor="text1"/>
                <w:sz w:val="22"/>
                <w:lang w:val="en-GB"/>
              </w:rPr>
              <m:t>S</m:t>
            </m:r>
          </m:e>
          <m:sub>
            <m:r>
              <w:rPr>
                <w:rFonts w:ascii="Cambria Math" w:hAnsi="Cambria Math"/>
                <w:color w:val="000000" w:themeColor="text1"/>
                <w:sz w:val="22"/>
                <w:lang w:val="en-GB"/>
              </w:rPr>
              <m:t>d,n</m:t>
            </m:r>
          </m:sub>
        </m:sSub>
      </m:oMath>
      <w:r w:rsidRPr="009F35C2">
        <w:rPr>
          <w:rFonts w:asciiTheme="minorHAnsi" w:hAnsiTheme="minorHAnsi"/>
          <w:color w:val="000000" w:themeColor="text1"/>
          <w:sz w:val="22"/>
          <w:lang w:val="en-GB"/>
        </w:rPr>
        <w:t xml:space="preserve">, for each site – (a) Jinja, (b) Kanungu, (c) Tororo – plotted for each one of the three study sites along with credible intervals (dashed). Seasonal signals for study sites with lower transmission have been plotted for Kanungu and Tororo to show the scale of the differences in the mosquito counts among sites. </w:t>
      </w:r>
    </w:p>
    <w:p w14:paraId="4405DFAE" w14:textId="53ABA118" w:rsidR="00DB758D" w:rsidRPr="009F35C2" w:rsidRDefault="00DB758D" w:rsidP="0067468D">
      <w:pPr>
        <w:rPr>
          <w:rFonts w:cs="Arial"/>
          <w:color w:val="000000" w:themeColor="text1"/>
          <w:lang w:val="en-GB"/>
        </w:rPr>
      </w:pPr>
    </w:p>
    <w:p w14:paraId="3062F0CD" w14:textId="77777777" w:rsidR="00DB758D" w:rsidRPr="009F35C2" w:rsidRDefault="00DB758D" w:rsidP="001271F3">
      <w:pPr>
        <w:pStyle w:val="Heading2"/>
        <w:rPr>
          <w:lang w:val="en-GB"/>
        </w:rPr>
      </w:pPr>
      <w:r w:rsidRPr="009F35C2">
        <w:rPr>
          <w:lang w:val="en-GB"/>
        </w:rPr>
        <w:t>Pareto Rules for Human Biting Rates</w:t>
      </w:r>
    </w:p>
    <w:p w14:paraId="5EBCB31A" w14:textId="0BC2DF51" w:rsidR="00DB758D" w:rsidRPr="009F35C2" w:rsidRDefault="0067468D" w:rsidP="00613356">
      <w:pPr>
        <w:spacing w:line="480" w:lineRule="auto"/>
        <w:rPr>
          <w:rFonts w:asciiTheme="minorHAnsi" w:hAnsiTheme="minorHAnsi"/>
          <w:color w:val="000000" w:themeColor="text1"/>
          <w:lang w:val="en-GB"/>
        </w:rPr>
      </w:pPr>
      <w:r w:rsidRPr="009F35C2">
        <w:rPr>
          <w:rFonts w:asciiTheme="minorHAnsi" w:hAnsiTheme="minorHAnsi" w:cs="Arial"/>
          <w:color w:val="000000" w:themeColor="text1"/>
          <w:lang w:val="en-GB"/>
        </w:rPr>
        <w:t xml:space="preserve">The </w:t>
      </w:r>
      <w:r w:rsidR="00DB758D" w:rsidRPr="009F35C2">
        <w:rPr>
          <w:rFonts w:asciiTheme="minorHAnsi" w:hAnsiTheme="minorHAnsi"/>
          <w:color w:val="000000" w:themeColor="text1"/>
          <w:lang w:val="en-GB"/>
        </w:rPr>
        <w:t>proposed Pareto rule</w:t>
      </w:r>
      <w:r w:rsidRPr="009F35C2">
        <w:rPr>
          <w:rFonts w:asciiTheme="minorHAnsi" w:hAnsiTheme="minorHAnsi"/>
          <w:color w:val="000000" w:themeColor="text1"/>
          <w:lang w:val="en-GB"/>
        </w:rPr>
        <w:t>, when applied to malaria</w:t>
      </w:r>
      <w:ins w:id="39" w:author="Author">
        <w:r w:rsidR="00FD6A65">
          <w:rPr>
            <w:rFonts w:asciiTheme="minorHAnsi" w:hAnsiTheme="minorHAnsi"/>
            <w:color w:val="000000" w:themeColor="text1"/>
            <w:lang w:val="en-GB"/>
          </w:rPr>
          <w:t xml:space="preserve"> </w:t>
        </w:r>
        <w:del w:id="40" w:author="Author">
          <w:r w:rsidR="00FD6A65" w:rsidDel="00AB1D7E">
            <w:rPr>
              <w:rFonts w:asciiTheme="minorHAnsi" w:hAnsiTheme="minorHAnsi"/>
              <w:color w:val="000000" w:themeColor="text1"/>
              <w:lang w:val="en-GB"/>
            </w:rPr>
            <w:delText>superspread</w:delText>
          </w:r>
        </w:del>
        <w:r w:rsidR="00AB1D7E">
          <w:rPr>
            <w:rFonts w:asciiTheme="minorHAnsi" w:hAnsiTheme="minorHAnsi"/>
            <w:color w:val="000000" w:themeColor="text1"/>
            <w:lang w:val="en-GB"/>
          </w:rPr>
          <w:t>super-spread</w:t>
        </w:r>
        <w:r w:rsidR="00FD6A65">
          <w:rPr>
            <w:rFonts w:asciiTheme="minorHAnsi" w:hAnsiTheme="minorHAnsi"/>
            <w:color w:val="000000" w:themeColor="text1"/>
            <w:lang w:val="en-GB"/>
          </w:rPr>
          <w:t>ing</w:t>
        </w:r>
      </w:ins>
      <w:r w:rsidRPr="009F35C2">
        <w:rPr>
          <w:rFonts w:asciiTheme="minorHAnsi" w:hAnsiTheme="minorHAnsi"/>
          <w:color w:val="000000" w:themeColor="text1"/>
          <w:lang w:val="en-GB"/>
        </w:rPr>
        <w:t xml:space="preserve">, predicts that </w:t>
      </w:r>
      <w:del w:id="41" w:author="Author">
        <w:r w:rsidR="00DB758D" w:rsidRPr="009F35C2" w:rsidDel="00FD6A65">
          <w:rPr>
            <w:rFonts w:asciiTheme="minorHAnsi" w:hAnsiTheme="minorHAnsi"/>
            <w:color w:val="000000" w:themeColor="text1"/>
            <w:lang w:val="en-GB"/>
          </w:rPr>
          <w:delText xml:space="preserve">the Pareto index would </w:delText>
        </w:r>
        <w:r w:rsidR="001B6D5C" w:rsidDel="00FD6A65">
          <w:rPr>
            <w:rFonts w:asciiTheme="minorHAnsi" w:hAnsiTheme="minorHAnsi"/>
            <w:color w:val="000000" w:themeColor="text1"/>
            <w:lang w:val="en-GB"/>
          </w:rPr>
          <w:delText xml:space="preserve">always </w:delText>
        </w:r>
        <w:r w:rsidR="00DB758D" w:rsidRPr="009F35C2" w:rsidDel="00FD6A65">
          <w:rPr>
            <w:rFonts w:asciiTheme="minorHAnsi" w:hAnsiTheme="minorHAnsi"/>
            <w:color w:val="000000" w:themeColor="text1"/>
            <w:lang w:val="en-GB"/>
          </w:rPr>
          <w:delText>be</w:delText>
        </w:r>
        <w:r w:rsidR="001B6D5C" w:rsidDel="00FD6A65">
          <w:rPr>
            <w:rFonts w:asciiTheme="minorHAnsi" w:hAnsiTheme="minorHAnsi"/>
            <w:color w:val="000000" w:themeColor="text1"/>
            <w:lang w:val="en-GB"/>
          </w:rPr>
          <w:delText xml:space="preserve"> found, a constant feature </w:delText>
        </w:r>
        <w:r w:rsidR="00DB758D" w:rsidRPr="009F35C2" w:rsidDel="00FD6A65">
          <w:rPr>
            <w:rFonts w:asciiTheme="minorHAnsi" w:hAnsiTheme="minorHAnsi"/>
            <w:color w:val="000000" w:themeColor="text1"/>
            <w:lang w:val="en-GB"/>
          </w:rPr>
          <w:delText xml:space="preserve">across </w:delText>
        </w:r>
        <w:r w:rsidRPr="009F35C2" w:rsidDel="00FD6A65">
          <w:rPr>
            <w:rFonts w:asciiTheme="minorHAnsi" w:hAnsiTheme="minorHAnsi"/>
            <w:color w:val="000000" w:themeColor="text1"/>
            <w:lang w:val="en-GB"/>
          </w:rPr>
          <w:delText xml:space="preserve">seasons and </w:delText>
        </w:r>
        <w:r w:rsidR="00DB758D" w:rsidRPr="009F35C2" w:rsidDel="00FD6A65">
          <w:rPr>
            <w:rFonts w:asciiTheme="minorHAnsi" w:hAnsiTheme="minorHAnsi"/>
            <w:color w:val="000000" w:themeColor="text1"/>
            <w:lang w:val="en-GB"/>
          </w:rPr>
          <w:delText xml:space="preserve">settings; </w:delText>
        </w:r>
      </w:del>
      <w:r w:rsidR="00DB758D" w:rsidRPr="009F35C2">
        <w:rPr>
          <w:rFonts w:asciiTheme="minorHAnsi" w:hAnsiTheme="minorHAnsi"/>
          <w:color w:val="000000" w:themeColor="text1"/>
          <w:lang w:val="en-GB"/>
        </w:rPr>
        <w:t>20% of the population would receive 80% of all bites</w:t>
      </w:r>
      <w:r w:rsidR="00DB758D" w:rsidRPr="009F35C2">
        <w:rPr>
          <w:rFonts w:asciiTheme="minorHAnsi" w:hAnsiTheme="minorHAnsi"/>
          <w:color w:val="000000" w:themeColor="text1"/>
          <w:vertAlign w:val="superscript"/>
          <w:lang w:val="en-GB"/>
        </w:rPr>
        <w:fldChar w:fldCharType="begin"/>
      </w:r>
      <w:r w:rsidR="00A57AF0">
        <w:rPr>
          <w:rFonts w:asciiTheme="minorHAnsi" w:hAnsiTheme="minorHAnsi"/>
          <w:color w:val="000000" w:themeColor="text1"/>
          <w:vertAlign w:val="superscript"/>
          <w:lang w:val="en-GB"/>
        </w:rPr>
        <w:instrText xml:space="preserve"> ADDIN PAPERS2_CITATIONS &lt;citation&gt;&lt;priority&gt;0&lt;/priority&gt;&lt;uuid&gt;0FE16063-A62F-41A6-9725-857F73A70E42&lt;/uuid&gt;&lt;publications&gt;&lt;publication&gt;&lt;subtype&gt;400&lt;/subtype&gt;&lt;title&gt;Heterogeneities in the transmission of infectious agents: implications for the design of control programs.&lt;/title&gt;&lt;url&gt;http://eutils.ncbi.nlm.nih.gov/entrez/eutils/elink.fcgi?dbfrom=pubmed&amp;amp;id=8990210&amp;amp;retmode=ref&amp;amp;cmd=prlinks&lt;/url&gt;&lt;volume&gt;94&lt;/volume&gt;&lt;publication_date&gt;99199701071200000000222000&lt;/publication_date&gt;&lt;uuid&gt;A32218C7-E579-437F-9BC2-AB779250FCEF&lt;/uuid&gt;&lt;type&gt;400&lt;/type&gt;&lt;number&gt;1&lt;/number&gt;&lt;citekey&gt;Woolhouse:1997ws&lt;/citekey&gt;&lt;institution&gt;Wellcome Trust Centre for the Epidemiology of Infectious Disease, Department of Zoology, University of Oxford, United Kingdom. mejw@vax.ox.ac.uk&lt;/institution&gt;&lt;startpage&gt;338&lt;/startpage&gt;&lt;endpage&gt;342&lt;/endpage&gt;&lt;bundle&gt;&lt;publication&gt;&lt;title&gt;Proceedings of the National Academy of Sciences of the United States of America&lt;/title&gt;&lt;uuid&gt;58AC2FEC-EE1F-4A89-A442-0FF39933CECD&lt;/uuid&gt;&lt;subtype&gt;-100&lt;/subtype&gt;&lt;publisher&gt;National Acad Sciences&lt;/publisher&gt;&lt;type&gt;-100&lt;/type&gt;&lt;url&gt;http://www.pnas.org/&lt;/url&gt;&lt;/publication&gt;&lt;/bundle&gt;&lt;authors&gt;&lt;author&gt;&lt;lastName&gt;Woolhouse&lt;/lastName&gt;&lt;firstName&gt;Mark&lt;/firstName&gt;&lt;middleNames&gt;E J&lt;/middleNames&gt;&lt;/author&gt;&lt;author&gt;&lt;lastName&gt;Dye&lt;/lastName&gt;&lt;firstName&gt;Christopher&lt;/firstName&gt;&lt;/author&gt;&lt;author&gt;&lt;lastName&gt;Etard&lt;/lastName&gt;&lt;firstName&gt;J&lt;/firstName&gt;&lt;middleNames&gt;F&lt;/middleNames&gt;&lt;/author&gt;&lt;author&gt;&lt;lastName&gt;Smith&lt;/lastName&gt;&lt;firstName&gt;Thomas&lt;/firstName&gt;&lt;middleNames&gt;A&lt;/middleNames&gt;&lt;/author&gt;&lt;author&gt;&lt;lastName&gt;Charlwood&lt;/lastName&gt;&lt;firstName&gt;J&lt;/firstName&gt;&lt;middleNames&gt;D&lt;/middleNames&gt;&lt;/author&gt;&lt;author&gt;&lt;lastName&gt;Garnett&lt;/lastName&gt;&lt;firstName&gt;Geoffrey&lt;/firstName&gt;&lt;middleNames&gt;P&lt;/middleNames&gt;&lt;/author&gt;&lt;author&gt;&lt;lastName&gt;Hagan&lt;/lastName&gt;&lt;firstName&gt;P&lt;/firstName&gt;&lt;/author&gt;&lt;author&gt;&lt;lastName&gt;Hii&lt;/lastName&gt;&lt;firstName&gt;Jeffery&lt;/firstName&gt;&lt;/author&gt;&lt;author&gt;&lt;lastName&gt;Ndhlovu&lt;/lastName&gt;&lt;firstName&gt;P&lt;/firstName&gt;&lt;middleNames&gt;D&lt;/middleNames&gt;&lt;/author&gt;&lt;author&gt;&lt;lastName&gt;Quinnell&lt;/lastName&gt;&lt;firstName&gt;R&lt;/firstName&gt;&lt;middleNames&gt;J&lt;/middleNames&gt;&lt;/author&gt;&lt;author&gt;&lt;lastName&gt;Watts&lt;/lastName&gt;&lt;firstName&gt;C&lt;/firstName&gt;&lt;middleNames&gt;H&lt;/middleNames&gt;&lt;/author&gt;&lt;author&gt;&lt;lastName&gt;Chandiwana&lt;/lastName&gt;&lt;firstName&gt;S&lt;/firstName&gt;&lt;middleNames&gt;K&lt;/middleNames&gt;&lt;/author&gt;&lt;author&gt;&lt;lastName&gt;Anderson&lt;/lastName&gt;&lt;firstName&gt;Roy&lt;/firstName&gt;&lt;middleNames&gt;M&lt;/middleNames&gt;&lt;/author&gt;&lt;/authors&gt;&lt;/publication&gt;&lt;/publications&gt;&lt;cites&gt;&lt;/cites&gt;&lt;/citation&gt;</w:instrText>
      </w:r>
      <w:r w:rsidR="00DB758D" w:rsidRPr="009F35C2">
        <w:rPr>
          <w:rFonts w:asciiTheme="minorHAnsi" w:hAnsiTheme="minorHAnsi"/>
          <w:color w:val="000000" w:themeColor="text1"/>
          <w:vertAlign w:val="superscript"/>
          <w:lang w:val="en-GB"/>
        </w:rPr>
        <w:fldChar w:fldCharType="separate"/>
      </w:r>
      <w:r w:rsidR="00B64DFB">
        <w:rPr>
          <w:rFonts w:ascii="Calibri" w:hAnsi="Calibri" w:cs="Calibri"/>
          <w:vertAlign w:val="superscript"/>
        </w:rPr>
        <w:t>1</w:t>
      </w:r>
      <w:r w:rsidR="00DB758D" w:rsidRPr="009F35C2">
        <w:rPr>
          <w:rFonts w:asciiTheme="minorHAnsi" w:hAnsiTheme="minorHAnsi"/>
          <w:color w:val="000000" w:themeColor="text1"/>
          <w:vertAlign w:val="superscript"/>
          <w:lang w:val="en-GB"/>
        </w:rPr>
        <w:fldChar w:fldCharType="end"/>
      </w:r>
      <w:ins w:id="42" w:author="Author">
        <w:r w:rsidR="00FD6A65">
          <w:rPr>
            <w:rFonts w:asciiTheme="minorHAnsi" w:hAnsiTheme="minorHAnsi"/>
            <w:color w:val="000000" w:themeColor="text1"/>
            <w:lang w:val="en-GB"/>
          </w:rPr>
          <w:t xml:space="preserve"> </w:t>
        </w:r>
        <w:r w:rsidR="00FD6A65" w:rsidRPr="009F35C2">
          <w:rPr>
            <w:rFonts w:asciiTheme="minorHAnsi" w:hAnsiTheme="minorHAnsi"/>
            <w:color w:val="000000" w:themeColor="text1"/>
            <w:lang w:val="en-GB"/>
          </w:rPr>
          <w:t xml:space="preserve">across </w:t>
        </w:r>
        <w:r w:rsidR="00DF6ABF">
          <w:rPr>
            <w:rFonts w:asciiTheme="minorHAnsi" w:hAnsiTheme="minorHAnsi"/>
            <w:color w:val="000000" w:themeColor="text1"/>
            <w:lang w:val="en-GB"/>
          </w:rPr>
          <w:t xml:space="preserve">settings and </w:t>
        </w:r>
        <w:r w:rsidR="00FD6A65" w:rsidRPr="009F35C2">
          <w:rPr>
            <w:rFonts w:asciiTheme="minorHAnsi" w:hAnsiTheme="minorHAnsi"/>
            <w:color w:val="000000" w:themeColor="text1"/>
            <w:lang w:val="en-GB"/>
          </w:rPr>
          <w:t>seasons</w:t>
        </w:r>
        <w:del w:id="43" w:author="Author">
          <w:r w:rsidR="00FD6A65" w:rsidRPr="009F35C2" w:rsidDel="00DF6ABF">
            <w:rPr>
              <w:rFonts w:asciiTheme="minorHAnsi" w:hAnsiTheme="minorHAnsi"/>
              <w:color w:val="000000" w:themeColor="text1"/>
              <w:lang w:val="en-GB"/>
            </w:rPr>
            <w:delText xml:space="preserve"> and settings</w:delText>
          </w:r>
        </w:del>
        <w:r w:rsidR="00FD6A65">
          <w:rPr>
            <w:rFonts w:asciiTheme="minorHAnsi" w:hAnsiTheme="minorHAnsi"/>
            <w:color w:val="000000" w:themeColor="text1"/>
            <w:lang w:val="en-GB"/>
          </w:rPr>
          <w:t xml:space="preserve">. </w:t>
        </w:r>
      </w:ins>
      <w:del w:id="44" w:author="Author">
        <w:r w:rsidR="00DB758D" w:rsidRPr="009F35C2" w:rsidDel="00FD6A65">
          <w:rPr>
            <w:rFonts w:asciiTheme="minorHAnsi" w:hAnsiTheme="minorHAnsi"/>
            <w:color w:val="000000" w:themeColor="text1"/>
            <w:lang w:val="en-GB"/>
          </w:rPr>
          <w:delText xml:space="preserve">. </w:delText>
        </w:r>
      </w:del>
      <w:r w:rsidR="00DB758D" w:rsidRPr="009F35C2">
        <w:rPr>
          <w:rFonts w:asciiTheme="minorHAnsi" w:hAnsiTheme="minorHAnsi"/>
          <w:color w:val="000000" w:themeColor="text1"/>
          <w:lang w:val="en-GB"/>
        </w:rPr>
        <w:t xml:space="preserve">Using monthly catch data for both </w:t>
      </w:r>
      <w:r w:rsidR="00D319A5" w:rsidRPr="00D319A5">
        <w:rPr>
          <w:rFonts w:asciiTheme="minorHAnsi" w:hAnsiTheme="minorHAnsi"/>
          <w:color w:val="000000" w:themeColor="text1"/>
          <w:lang w:val="en-GB"/>
        </w:rPr>
        <w:t xml:space="preserve">daily human biting rate </w:t>
      </w:r>
      <w:r w:rsidR="00D319A5">
        <w:rPr>
          <w:rFonts w:asciiTheme="minorHAnsi" w:hAnsiTheme="minorHAnsi"/>
          <w:color w:val="000000" w:themeColor="text1"/>
          <w:lang w:val="en-GB"/>
        </w:rPr>
        <w:t>(</w:t>
      </w:r>
      <w:r w:rsidR="00DB758D" w:rsidRPr="009F35C2">
        <w:rPr>
          <w:rFonts w:asciiTheme="minorHAnsi" w:hAnsiTheme="minorHAnsi"/>
          <w:color w:val="000000" w:themeColor="text1"/>
          <w:lang w:val="en-GB"/>
        </w:rPr>
        <w:t>HBR</w:t>
      </w:r>
      <w:r w:rsidR="00D319A5">
        <w:rPr>
          <w:rFonts w:asciiTheme="minorHAnsi" w:hAnsiTheme="minorHAnsi"/>
          <w:color w:val="000000" w:themeColor="text1"/>
          <w:lang w:val="en-GB"/>
        </w:rPr>
        <w:t>)</w:t>
      </w:r>
      <w:r w:rsidR="00DB758D" w:rsidRPr="009F35C2">
        <w:rPr>
          <w:rFonts w:asciiTheme="minorHAnsi" w:hAnsiTheme="minorHAnsi"/>
          <w:color w:val="000000" w:themeColor="text1"/>
          <w:lang w:val="en-GB"/>
        </w:rPr>
        <w:t xml:space="preserve"> and EIR, we found that </w:t>
      </w:r>
      <w:r w:rsidRPr="009F35C2">
        <w:rPr>
          <w:rFonts w:asciiTheme="minorHAnsi" w:hAnsiTheme="minorHAnsi"/>
          <w:color w:val="000000" w:themeColor="text1"/>
          <w:lang w:val="en-GB"/>
        </w:rPr>
        <w:t>the</w:t>
      </w:r>
      <w:r w:rsidR="00DB758D" w:rsidRPr="009F35C2">
        <w:rPr>
          <w:rFonts w:asciiTheme="minorHAnsi" w:hAnsiTheme="minorHAnsi"/>
          <w:color w:val="000000" w:themeColor="text1"/>
          <w:lang w:val="en-GB"/>
        </w:rPr>
        <w:t xml:space="preserve"> proportion of all bites received monthly by the most exposed quintile of households </w:t>
      </w:r>
      <w:ins w:id="45" w:author="Author">
        <w:r w:rsidR="000B5B1F">
          <w:rPr>
            <w:rFonts w:asciiTheme="minorHAnsi" w:hAnsiTheme="minorHAnsi"/>
            <w:color w:val="000000" w:themeColor="text1"/>
            <w:lang w:val="en-GB"/>
          </w:rPr>
          <w:t xml:space="preserve">for that period </w:t>
        </w:r>
      </w:ins>
      <w:r w:rsidR="00DB758D" w:rsidRPr="009F35C2">
        <w:rPr>
          <w:rFonts w:asciiTheme="minorHAnsi" w:hAnsiTheme="minorHAnsi"/>
          <w:color w:val="000000" w:themeColor="text1"/>
          <w:lang w:val="en-GB"/>
        </w:rPr>
        <w:t xml:space="preserve">varies from above 90% for daily HBR rates of less than 0.3 to approximately 50% for daily </w:t>
      </w:r>
      <w:r w:rsidR="00DB758D" w:rsidRPr="009F35C2">
        <w:rPr>
          <w:rFonts w:asciiTheme="minorHAnsi" w:eastAsia="Times New Roman" w:hAnsiTheme="minorHAnsi"/>
          <w:color w:val="000000" w:themeColor="text1"/>
          <w:lang w:val="en-GB"/>
        </w:rPr>
        <w:t>HBR</w:t>
      </w:r>
      <w:r w:rsidR="00DB758D" w:rsidRPr="009F35C2">
        <w:rPr>
          <w:rFonts w:asciiTheme="minorHAnsi" w:hAnsiTheme="minorHAnsi"/>
          <w:color w:val="000000" w:themeColor="text1"/>
          <w:lang w:val="en-GB"/>
        </w:rPr>
        <w:t xml:space="preserve"> of 175</w:t>
      </w:r>
      <w:r w:rsidRPr="009F35C2">
        <w:rPr>
          <w:rFonts w:asciiTheme="minorHAnsi" w:hAnsiTheme="minorHAnsi"/>
          <w:color w:val="000000" w:themeColor="text1"/>
          <w:lang w:val="en-GB"/>
        </w:rPr>
        <w:t xml:space="preserve"> (Fig</w:t>
      </w:r>
      <w:r w:rsidR="006F0C8E">
        <w:rPr>
          <w:rFonts w:asciiTheme="minorHAnsi" w:hAnsiTheme="minorHAnsi"/>
          <w:color w:val="000000" w:themeColor="text1"/>
          <w:lang w:val="en-GB"/>
        </w:rPr>
        <w:t>s.</w:t>
      </w:r>
      <w:r w:rsidRPr="009F35C2">
        <w:rPr>
          <w:rFonts w:asciiTheme="minorHAnsi" w:hAnsiTheme="minorHAnsi"/>
          <w:color w:val="000000" w:themeColor="text1"/>
          <w:lang w:val="en-GB"/>
        </w:rPr>
        <w:t xml:space="preserve"> 2b and 2d)</w:t>
      </w:r>
      <w:r w:rsidR="00DB758D" w:rsidRPr="009F35C2">
        <w:rPr>
          <w:rFonts w:asciiTheme="minorHAnsi" w:hAnsiTheme="minorHAnsi"/>
          <w:color w:val="000000" w:themeColor="text1"/>
          <w:lang w:val="en-GB"/>
        </w:rPr>
        <w:t xml:space="preserve">. Even though the variance in biting increases, the dispersion of these distributions decreases dramatically as the mean biting increases. These data suggest that the proposed 20-80 rule does not hold across the spectrum of transmission. Instead, biting becomes less heterogeneous overall as biting intensity increases. </w:t>
      </w:r>
      <w:ins w:id="46" w:author="Author">
        <w:del w:id="47" w:author="Author">
          <w:r w:rsidR="00497228" w:rsidDel="00BC53F4">
            <w:rPr>
              <w:rFonts w:asciiTheme="minorHAnsi" w:hAnsiTheme="minorHAnsi"/>
              <w:color w:val="000000" w:themeColor="text1"/>
              <w:lang w:val="en-GB"/>
            </w:rPr>
            <w:delText>The utility of the Pareto analysis is at least partly limited by the sampling process w</w:delText>
          </w:r>
          <w:r w:rsidR="001227AE" w:rsidDel="00BC53F4">
            <w:rPr>
              <w:rFonts w:asciiTheme="minorHAnsi" w:hAnsiTheme="minorHAnsi"/>
              <w:color w:val="000000" w:themeColor="text1"/>
              <w:lang w:val="en-GB"/>
            </w:rPr>
            <w:delText xml:space="preserve">hen the data are dominated by zero </w:delText>
          </w:r>
          <w:r w:rsidR="00497228" w:rsidDel="00BC53F4">
            <w:rPr>
              <w:rFonts w:asciiTheme="minorHAnsi" w:hAnsiTheme="minorHAnsi"/>
              <w:color w:val="000000" w:themeColor="text1"/>
              <w:lang w:val="en-GB"/>
            </w:rPr>
            <w:delText>counts, as they are f</w:delText>
          </w:r>
          <w:r w:rsidR="00D62069" w:rsidDel="00BC53F4">
            <w:rPr>
              <w:rFonts w:asciiTheme="minorHAnsi" w:hAnsiTheme="minorHAnsi"/>
              <w:color w:val="000000" w:themeColor="text1"/>
              <w:lang w:val="en-GB"/>
            </w:rPr>
            <w:delText>or HBR at the lowest intensities</w:delText>
          </w:r>
          <w:r w:rsidR="00497228" w:rsidDel="00BC53F4">
            <w:rPr>
              <w:rFonts w:asciiTheme="minorHAnsi" w:hAnsiTheme="minorHAnsi"/>
              <w:color w:val="000000" w:themeColor="text1"/>
              <w:lang w:val="en-GB"/>
            </w:rPr>
            <w:delText xml:space="preserve"> and for EIR at two of the sites</w:delText>
          </w:r>
          <w:r w:rsidR="009B1BE5" w:rsidDel="00BC53F4">
            <w:rPr>
              <w:rFonts w:asciiTheme="minorHAnsi" w:hAnsiTheme="minorHAnsi"/>
              <w:color w:val="000000" w:themeColor="text1"/>
              <w:lang w:val="en-GB"/>
            </w:rPr>
            <w:delText xml:space="preserve">. </w:delText>
          </w:r>
          <w:r w:rsidR="00D62069" w:rsidDel="00BC53F4">
            <w:rPr>
              <w:rFonts w:asciiTheme="minorHAnsi" w:hAnsiTheme="minorHAnsi"/>
              <w:color w:val="000000" w:themeColor="text1"/>
              <w:lang w:val="en-GB"/>
            </w:rPr>
            <w:delText>, – w</w:delText>
          </w:r>
          <w:r w:rsidR="009B1BE5" w:rsidDel="00BC53F4">
            <w:rPr>
              <w:rFonts w:asciiTheme="minorHAnsi" w:hAnsiTheme="minorHAnsi"/>
              <w:color w:val="000000" w:themeColor="text1"/>
              <w:lang w:val="en-GB"/>
            </w:rPr>
            <w:delText>W</w:delText>
          </w:r>
          <w:r w:rsidR="00D62069" w:rsidDel="00BC53F4">
            <w:rPr>
              <w:rFonts w:asciiTheme="minorHAnsi" w:hAnsiTheme="minorHAnsi"/>
              <w:color w:val="000000" w:themeColor="text1"/>
              <w:lang w:val="en-GB"/>
            </w:rPr>
            <w:delText xml:space="preserve">hen there are only a handful of positive observations, </w:delText>
          </w:r>
          <w:r w:rsidR="009B1BE5" w:rsidDel="00BC53F4">
            <w:rPr>
              <w:rFonts w:asciiTheme="minorHAnsi" w:hAnsiTheme="minorHAnsi"/>
              <w:color w:val="000000" w:themeColor="text1"/>
              <w:lang w:val="en-GB"/>
            </w:rPr>
            <w:delText>the Pareto analysis re</w:delText>
          </w:r>
          <w:r w:rsidR="00AC6D65" w:rsidDel="00BC53F4">
            <w:rPr>
              <w:rFonts w:asciiTheme="minorHAnsi" w:hAnsiTheme="minorHAnsi"/>
              <w:color w:val="000000" w:themeColor="text1"/>
              <w:lang w:val="en-GB"/>
            </w:rPr>
            <w:delText xml:space="preserve">ports that fact almost tautologically. </w:delText>
          </w:r>
          <w:r w:rsidR="00961CF5" w:rsidDel="00BC53F4">
            <w:rPr>
              <w:rFonts w:asciiTheme="minorHAnsi" w:hAnsiTheme="minorHAnsi"/>
              <w:color w:val="000000" w:themeColor="text1"/>
              <w:lang w:val="en-GB"/>
            </w:rPr>
            <w:delText xml:space="preserve">Despite that, </w:delText>
          </w:r>
          <w:r w:rsidR="009B1BE5" w:rsidDel="00BC53F4">
            <w:rPr>
              <w:rFonts w:asciiTheme="minorHAnsi" w:hAnsiTheme="minorHAnsi"/>
              <w:color w:val="000000" w:themeColor="text1"/>
              <w:lang w:val="en-GB"/>
            </w:rPr>
            <w:delText xml:space="preserve">veals that as an almost tautological fact. </w:delText>
          </w:r>
          <w:r w:rsidR="00D62069" w:rsidDel="00BC53F4">
            <w:rPr>
              <w:rFonts w:asciiTheme="minorHAnsi" w:hAnsiTheme="minorHAnsi"/>
              <w:color w:val="000000" w:themeColor="text1"/>
              <w:lang w:val="en-GB"/>
            </w:rPr>
            <w:delText>they must be concentrated</w:delText>
          </w:r>
          <w:r w:rsidR="00A063D8" w:rsidDel="00BC53F4">
            <w:rPr>
              <w:rFonts w:asciiTheme="minorHAnsi" w:hAnsiTheme="minorHAnsi"/>
              <w:color w:val="000000" w:themeColor="text1"/>
              <w:lang w:val="en-GB"/>
            </w:rPr>
            <w:delText xml:space="preserve"> on those who received them</w:delText>
          </w:r>
          <w:r w:rsidR="00D62069" w:rsidDel="00BC53F4">
            <w:rPr>
              <w:rFonts w:asciiTheme="minorHAnsi" w:hAnsiTheme="minorHAnsi"/>
              <w:color w:val="000000" w:themeColor="text1"/>
              <w:lang w:val="en-GB"/>
            </w:rPr>
            <w:delText xml:space="preserve">. </w:delText>
          </w:r>
          <w:r w:rsidR="00A063D8" w:rsidDel="00BC53F4">
            <w:rPr>
              <w:rFonts w:asciiTheme="minorHAnsi" w:hAnsiTheme="minorHAnsi"/>
              <w:color w:val="000000" w:themeColor="text1"/>
              <w:lang w:val="en-GB"/>
            </w:rPr>
            <w:delText xml:space="preserve"> T</w:delText>
          </w:r>
          <w:r w:rsidR="00961CF5" w:rsidDel="00BC53F4">
            <w:rPr>
              <w:rFonts w:asciiTheme="minorHAnsi" w:hAnsiTheme="minorHAnsi"/>
              <w:color w:val="000000" w:themeColor="text1"/>
              <w:lang w:val="en-GB"/>
            </w:rPr>
            <w:delText>t</w:delText>
          </w:r>
          <w:r w:rsidR="00D62069" w:rsidDel="00BC53F4">
            <w:rPr>
              <w:rFonts w:asciiTheme="minorHAnsi" w:hAnsiTheme="minorHAnsi"/>
              <w:color w:val="000000" w:themeColor="text1"/>
              <w:lang w:val="en-GB"/>
            </w:rPr>
            <w:delText xml:space="preserve">he </w:delText>
          </w:r>
          <w:r w:rsidR="00A063D8" w:rsidDel="00BC53F4">
            <w:rPr>
              <w:rFonts w:asciiTheme="minorHAnsi" w:hAnsiTheme="minorHAnsi"/>
              <w:color w:val="000000" w:themeColor="text1"/>
              <w:lang w:val="en-GB"/>
            </w:rPr>
            <w:delText xml:space="preserve">super-spreaders </w:delText>
          </w:r>
          <w:r w:rsidR="00D62069" w:rsidDel="00BC53F4">
            <w:rPr>
              <w:rFonts w:asciiTheme="minorHAnsi" w:hAnsiTheme="minorHAnsi"/>
              <w:color w:val="000000" w:themeColor="text1"/>
              <w:lang w:val="en-GB"/>
            </w:rPr>
            <w:delText xml:space="preserve">analysis for EIR, however, suggests that there is virtually no </w:delText>
          </w:r>
          <w:r w:rsidR="00A063D8" w:rsidDel="00BC53F4">
            <w:rPr>
              <w:rFonts w:asciiTheme="minorHAnsi" w:hAnsiTheme="minorHAnsi"/>
              <w:color w:val="000000" w:themeColor="text1"/>
              <w:lang w:val="en-GB"/>
            </w:rPr>
            <w:delText>relationship between transmission intensity and aggregation</w:delText>
          </w:r>
          <w:r w:rsidR="009B1BE5" w:rsidDel="00BC53F4">
            <w:rPr>
              <w:rFonts w:asciiTheme="minorHAnsi" w:hAnsiTheme="minorHAnsi"/>
              <w:color w:val="000000" w:themeColor="text1"/>
              <w:lang w:val="en-GB"/>
            </w:rPr>
            <w:delText xml:space="preserve">superspreading and superspreaders. </w:delText>
          </w:r>
          <w:r w:rsidR="0077264B" w:rsidDel="00BC53F4">
            <w:rPr>
              <w:rFonts w:asciiTheme="minorHAnsi" w:hAnsiTheme="minorHAnsi"/>
              <w:color w:val="000000" w:themeColor="text1"/>
              <w:lang w:val="en-GB"/>
            </w:rPr>
            <w:delText xml:space="preserve">There was, in fact, very little </w:delText>
          </w:r>
          <w:r w:rsidR="00EC1B60" w:rsidDel="00BC53F4">
            <w:rPr>
              <w:rFonts w:asciiTheme="minorHAnsi" w:hAnsiTheme="minorHAnsi"/>
              <w:color w:val="000000" w:themeColor="text1"/>
              <w:lang w:val="en-GB"/>
            </w:rPr>
            <w:delText>indication of any Pareto pattern</w:delText>
          </w:r>
          <w:r w:rsidR="00F7167F" w:rsidDel="00BC53F4">
            <w:rPr>
              <w:rFonts w:asciiTheme="minorHAnsi" w:hAnsiTheme="minorHAnsi"/>
              <w:color w:val="000000" w:themeColor="text1"/>
              <w:lang w:val="en-GB"/>
            </w:rPr>
            <w:delText xml:space="preserve"> for superspreaders</w:delText>
          </w:r>
          <w:r w:rsidR="00EC1B60" w:rsidDel="00BC53F4">
            <w:rPr>
              <w:rFonts w:asciiTheme="minorHAnsi" w:hAnsiTheme="minorHAnsi"/>
              <w:color w:val="000000" w:themeColor="text1"/>
              <w:lang w:val="en-GB"/>
            </w:rPr>
            <w:delText xml:space="preserve"> </w:delText>
          </w:r>
          <w:r w:rsidR="0077264B" w:rsidDel="00BC53F4">
            <w:rPr>
              <w:rFonts w:asciiTheme="minorHAnsi" w:hAnsiTheme="minorHAnsi"/>
              <w:color w:val="000000" w:themeColor="text1"/>
              <w:lang w:val="en-GB"/>
            </w:rPr>
            <w:delText xml:space="preserve">aggregation in the EIR counts data. </w:delText>
          </w:r>
          <w:r w:rsidR="009B1BE5" w:rsidDel="00BC53F4">
            <w:rPr>
              <w:rFonts w:asciiTheme="minorHAnsi" w:hAnsiTheme="minorHAnsi"/>
              <w:color w:val="000000" w:themeColor="text1"/>
              <w:lang w:val="en-GB"/>
            </w:rPr>
            <w:delText xml:space="preserve">This is perhaps due to the expectation that infectious bites, being found only in older mosquitoes, should tend to be more widely dispersed. </w:delText>
          </w:r>
        </w:del>
      </w:ins>
    </w:p>
    <w:p w14:paraId="6E23C50E" w14:textId="00F9B201" w:rsidR="00B160DD" w:rsidRPr="004F5985" w:rsidRDefault="00ED2CCD" w:rsidP="00DB758D">
      <w:pPr>
        <w:rPr>
          <w:rFonts w:cs="Arial"/>
          <w:b/>
          <w:color w:val="000000" w:themeColor="text1"/>
          <w:vertAlign w:val="subscript"/>
          <w:lang w:val="en-GB"/>
          <w:rPrChange w:id="48" w:author="Author">
            <w:rPr>
              <w:rFonts w:cs="Arial"/>
              <w:b/>
              <w:color w:val="000000" w:themeColor="text1"/>
              <w:lang w:val="en-GB"/>
            </w:rPr>
          </w:rPrChange>
        </w:rPr>
      </w:pPr>
      <w:ins w:id="49" w:author="Author">
        <w:r>
          <w:rPr>
            <w:rFonts w:cs="Arial"/>
            <w:noProof/>
            <w:color w:val="000000" w:themeColor="text1"/>
          </w:rPr>
          <w:lastRenderedPageBreak/>
          <w:drawing>
            <wp:inline distT="0" distB="0" distL="0" distR="0" wp14:anchorId="062E6FC3" wp14:editId="181FDEA4">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Fig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del w:id="50" w:author="Author">
        <w:r w:rsidR="00B160DD" w:rsidRPr="009B50DF" w:rsidDel="002A127B">
          <w:rPr>
            <w:rFonts w:cs="Arial"/>
            <w:noProof/>
            <w:color w:val="000000" w:themeColor="text1"/>
          </w:rPr>
          <w:drawing>
            <wp:inline distT="0" distB="0" distL="0" distR="0" wp14:anchorId="3935B75D" wp14:editId="3CD5917C">
              <wp:extent cx="5652135" cy="5652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Figure2.pdf"/>
                      <pic:cNvPicPr/>
                    </pic:nvPicPr>
                    <pic:blipFill>
                      <a:blip r:embed="rId10">
                        <a:extLst>
                          <a:ext uri="{28A0092B-C50C-407E-A947-70E740481C1C}">
                            <a14:useLocalDpi xmlns:a14="http://schemas.microsoft.com/office/drawing/2010/main" val="0"/>
                          </a:ext>
                        </a:extLst>
                      </a:blip>
                      <a:stretch>
                        <a:fillRect/>
                      </a:stretch>
                    </pic:blipFill>
                    <pic:spPr>
                      <a:xfrm>
                        <a:off x="0" y="0"/>
                        <a:ext cx="5652135" cy="5652135"/>
                      </a:xfrm>
                      <a:prstGeom prst="rect">
                        <a:avLst/>
                      </a:prstGeom>
                    </pic:spPr>
                  </pic:pic>
                </a:graphicData>
              </a:graphic>
            </wp:inline>
          </w:drawing>
        </w:r>
      </w:del>
      <w:commentRangeStart w:id="51"/>
      <w:ins w:id="52" w:author="Author">
        <w:del w:id="53" w:author="Author">
          <w:r w:rsidR="002A127B" w:rsidDel="00ED2CCD">
            <w:rPr>
              <w:rFonts w:cs="Arial"/>
              <w:b/>
              <w:noProof/>
              <w:color w:val="000000" w:themeColor="text1"/>
              <w:lang w:val="en-GB"/>
            </w:rPr>
            <w:drawing>
              <wp:inline distT="0" distB="0" distL="0" distR="0" wp14:anchorId="20C43A05" wp14:editId="7A22F539">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del>
      </w:ins>
      <w:commentRangeEnd w:id="51"/>
      <w:r w:rsidR="005D6062">
        <w:rPr>
          <w:rStyle w:val="CommentReference"/>
          <w:rFonts w:asciiTheme="minorHAnsi" w:eastAsia="MS Mincho" w:hAnsiTheme="minorHAnsi"/>
          <w:lang w:eastAsia="ja-JP"/>
        </w:rPr>
        <w:commentReference w:id="51"/>
      </w:r>
      <w:r w:rsidR="00B160DD" w:rsidRPr="009F35C2">
        <w:rPr>
          <w:rFonts w:cs="Arial"/>
          <w:b/>
          <w:color w:val="000000" w:themeColor="text1"/>
          <w:lang w:val="en-GB"/>
        </w:rPr>
        <w:t xml:space="preserve"> </w:t>
      </w:r>
      <w:ins w:id="54" w:author="Author">
        <w:r w:rsidR="00364EF3">
          <w:rPr>
            <w:rFonts w:cs="Arial"/>
            <w:b/>
            <w:color w:val="000000" w:themeColor="text1"/>
            <w:vertAlign w:val="subscript"/>
            <w:lang w:val="en-GB"/>
          </w:rPr>
          <w:softHyphen/>
        </w:r>
        <w:r w:rsidR="00364EF3">
          <w:rPr>
            <w:rFonts w:cs="Arial"/>
            <w:b/>
            <w:color w:val="000000" w:themeColor="text1"/>
            <w:vertAlign w:val="subscript"/>
            <w:lang w:val="en-GB"/>
          </w:rPr>
          <w:softHyphen/>
        </w:r>
      </w:ins>
    </w:p>
    <w:p w14:paraId="082FC2FE" w14:textId="7410E4DF" w:rsidR="00DB758D" w:rsidRPr="009F35C2" w:rsidRDefault="00DB758D" w:rsidP="00BB550D">
      <w:pPr>
        <w:rPr>
          <w:rFonts w:asciiTheme="minorHAnsi" w:eastAsia="Times New Roman" w:hAnsiTheme="minorHAnsi"/>
          <w:color w:val="000000" w:themeColor="text1"/>
          <w:kern w:val="36"/>
          <w:sz w:val="22"/>
          <w:lang w:val="en-GB"/>
        </w:rPr>
      </w:pPr>
      <w:r w:rsidRPr="009F35C2">
        <w:rPr>
          <w:rFonts w:asciiTheme="minorHAnsi" w:hAnsiTheme="minorHAnsi" w:cs="Arial"/>
          <w:b/>
          <w:color w:val="000000" w:themeColor="text1"/>
          <w:sz w:val="22"/>
          <w:lang w:val="en-GB"/>
        </w:rPr>
        <w:t>Fig</w:t>
      </w:r>
      <w:r w:rsidR="006F0C8E">
        <w:rPr>
          <w:rFonts w:asciiTheme="minorHAnsi" w:hAnsiTheme="minorHAnsi" w:cs="Arial"/>
          <w:b/>
          <w:color w:val="000000" w:themeColor="text1"/>
          <w:sz w:val="22"/>
          <w:lang w:val="en-GB"/>
        </w:rPr>
        <w:t>.</w:t>
      </w:r>
      <w:r w:rsidRPr="009F35C2">
        <w:rPr>
          <w:rFonts w:asciiTheme="minorHAnsi" w:hAnsiTheme="minorHAnsi" w:cs="Arial"/>
          <w:b/>
          <w:color w:val="000000" w:themeColor="text1"/>
          <w:sz w:val="22"/>
          <w:lang w:val="en-GB"/>
        </w:rPr>
        <w:t xml:space="preserve"> </w:t>
      </w:r>
      <w:r w:rsidR="00FD1C18" w:rsidRPr="009F35C2">
        <w:rPr>
          <w:rFonts w:asciiTheme="minorHAnsi" w:hAnsiTheme="minorHAnsi" w:cs="Arial"/>
          <w:b/>
          <w:color w:val="000000" w:themeColor="text1"/>
          <w:sz w:val="22"/>
          <w:lang w:val="en-GB"/>
        </w:rPr>
        <w:t>2</w:t>
      </w:r>
      <w:r w:rsidRPr="009F35C2">
        <w:rPr>
          <w:rFonts w:asciiTheme="minorHAnsi" w:hAnsiTheme="minorHAnsi" w:cs="Arial"/>
          <w:b/>
          <w:color w:val="000000" w:themeColor="text1"/>
          <w:sz w:val="22"/>
          <w:lang w:val="en-GB"/>
        </w:rPr>
        <w:t>.</w:t>
      </w:r>
      <w:r w:rsidR="00B074EE" w:rsidRPr="009F35C2">
        <w:rPr>
          <w:rFonts w:asciiTheme="minorHAnsi" w:hAnsiTheme="minorHAnsi" w:cs="Arial"/>
          <w:b/>
          <w:color w:val="000000" w:themeColor="text1"/>
          <w:sz w:val="22"/>
          <w:lang w:val="en-GB"/>
        </w:rPr>
        <w:t xml:space="preserve"> The counts and Pareto analysis for all Anophelines </w:t>
      </w:r>
      <w:r w:rsidR="005F6A27" w:rsidRPr="009F35C2">
        <w:rPr>
          <w:rFonts w:asciiTheme="minorHAnsi" w:hAnsiTheme="minorHAnsi" w:cs="Arial"/>
          <w:b/>
          <w:color w:val="000000" w:themeColor="text1"/>
          <w:sz w:val="22"/>
          <w:lang w:val="en-GB"/>
        </w:rPr>
        <w:t xml:space="preserve">(top row) </w:t>
      </w:r>
      <w:r w:rsidR="00B074EE" w:rsidRPr="009F35C2">
        <w:rPr>
          <w:rFonts w:asciiTheme="minorHAnsi" w:hAnsiTheme="minorHAnsi" w:cs="Arial"/>
          <w:b/>
          <w:color w:val="000000" w:themeColor="text1"/>
          <w:sz w:val="22"/>
          <w:lang w:val="en-GB"/>
        </w:rPr>
        <w:t>and for infected Anophelines</w:t>
      </w:r>
      <w:r w:rsidR="005F6A27" w:rsidRPr="009F35C2">
        <w:rPr>
          <w:rFonts w:asciiTheme="minorHAnsi" w:hAnsiTheme="minorHAnsi" w:cs="Arial"/>
          <w:b/>
          <w:color w:val="000000" w:themeColor="text1"/>
          <w:sz w:val="22"/>
          <w:lang w:val="en-GB"/>
        </w:rPr>
        <w:t xml:space="preserve"> (bottom row)</w:t>
      </w:r>
      <w:r w:rsidR="00B074EE" w:rsidRPr="009F35C2">
        <w:rPr>
          <w:rFonts w:asciiTheme="minorHAnsi" w:hAnsiTheme="minorHAnsi" w:cs="Arial"/>
          <w:b/>
          <w:color w:val="000000" w:themeColor="text1"/>
          <w:sz w:val="22"/>
          <w:lang w:val="en-GB"/>
        </w:rPr>
        <w:t>.</w:t>
      </w:r>
      <w:r w:rsidRPr="009F35C2">
        <w:rPr>
          <w:rFonts w:asciiTheme="minorHAnsi" w:hAnsiTheme="minorHAnsi" w:cs="Arial"/>
          <w:b/>
          <w:color w:val="000000" w:themeColor="text1"/>
          <w:sz w:val="22"/>
          <w:lang w:val="en-GB"/>
        </w:rPr>
        <w:t xml:space="preserve"> </w:t>
      </w:r>
      <w:r w:rsidRPr="009F35C2">
        <w:rPr>
          <w:rFonts w:asciiTheme="minorHAnsi" w:eastAsia="Times New Roman" w:hAnsiTheme="minorHAnsi"/>
          <w:color w:val="000000" w:themeColor="text1"/>
          <w:kern w:val="36"/>
          <w:sz w:val="22"/>
          <w:lang w:val="en-GB"/>
        </w:rPr>
        <w:t xml:space="preserve">(a) Anopheline mosquito catch counts by month and household (each household is on one line), sorted within each site by the median counts for each household. Darker </w:t>
      </w:r>
      <w:proofErr w:type="spellStart"/>
      <w:r w:rsidRPr="009F35C2">
        <w:rPr>
          <w:rFonts w:asciiTheme="minorHAnsi" w:eastAsia="Times New Roman" w:hAnsiTheme="minorHAnsi"/>
          <w:color w:val="000000" w:themeColor="text1"/>
          <w:kern w:val="36"/>
          <w:sz w:val="22"/>
          <w:lang w:val="en-GB"/>
        </w:rPr>
        <w:t>colors</w:t>
      </w:r>
      <w:proofErr w:type="spellEnd"/>
      <w:r w:rsidRPr="009F35C2">
        <w:rPr>
          <w:rFonts w:asciiTheme="minorHAnsi" w:eastAsia="Times New Roman" w:hAnsiTheme="minorHAnsi"/>
          <w:color w:val="000000" w:themeColor="text1"/>
          <w:kern w:val="36"/>
          <w:sz w:val="22"/>
          <w:lang w:val="en-GB"/>
        </w:rPr>
        <w:t xml:space="preserve"> indicate higher counts.</w:t>
      </w:r>
      <w:r w:rsidR="00E4691C" w:rsidRPr="009F35C2">
        <w:rPr>
          <w:rFonts w:asciiTheme="minorHAnsi" w:eastAsia="Times New Roman" w:hAnsiTheme="minorHAnsi"/>
          <w:color w:val="000000" w:themeColor="text1"/>
          <w:kern w:val="36"/>
          <w:sz w:val="22"/>
          <w:lang w:val="en-GB"/>
        </w:rPr>
        <w:t xml:space="preserve"> </w:t>
      </w:r>
      <w:r w:rsidRPr="009F35C2">
        <w:rPr>
          <w:rFonts w:asciiTheme="minorHAnsi" w:eastAsia="Times New Roman" w:hAnsiTheme="minorHAnsi"/>
          <w:color w:val="000000" w:themeColor="text1"/>
          <w:kern w:val="36"/>
          <w:sz w:val="22"/>
          <w:lang w:val="en-GB"/>
        </w:rPr>
        <w:t xml:space="preserve">(b) Monthly Pareto </w:t>
      </w:r>
      <w:ins w:id="55" w:author="Author">
        <w:r w:rsidR="000F458E">
          <w:rPr>
            <w:rFonts w:asciiTheme="minorHAnsi" w:eastAsia="Times New Roman" w:hAnsiTheme="minorHAnsi"/>
            <w:color w:val="000000" w:themeColor="text1"/>
            <w:kern w:val="36"/>
            <w:sz w:val="22"/>
            <w:lang w:val="en-GB"/>
          </w:rPr>
          <w:t xml:space="preserve">fractions for </w:t>
        </w:r>
        <w:del w:id="56" w:author="Author">
          <w:r w:rsidR="000F458E" w:rsidDel="00AB1D7E">
            <w:rPr>
              <w:rFonts w:asciiTheme="minorHAnsi" w:eastAsia="Times New Roman" w:hAnsiTheme="minorHAnsi"/>
              <w:color w:val="000000" w:themeColor="text1"/>
              <w:kern w:val="36"/>
              <w:sz w:val="22"/>
              <w:lang w:val="en-GB"/>
            </w:rPr>
            <w:delText>superspread</w:delText>
          </w:r>
        </w:del>
        <w:r w:rsidR="00AB1D7E">
          <w:rPr>
            <w:rFonts w:asciiTheme="minorHAnsi" w:eastAsia="Times New Roman" w:hAnsiTheme="minorHAnsi"/>
            <w:color w:val="000000" w:themeColor="text1"/>
            <w:kern w:val="36"/>
            <w:sz w:val="22"/>
            <w:lang w:val="en-GB"/>
          </w:rPr>
          <w:t>super-spread</w:t>
        </w:r>
        <w:r w:rsidR="000F458E">
          <w:rPr>
            <w:rFonts w:asciiTheme="minorHAnsi" w:eastAsia="Times New Roman" w:hAnsiTheme="minorHAnsi"/>
            <w:color w:val="000000" w:themeColor="text1"/>
            <w:kern w:val="36"/>
            <w:sz w:val="22"/>
            <w:lang w:val="en-GB"/>
          </w:rPr>
          <w:t xml:space="preserve">ing </w:t>
        </w:r>
      </w:ins>
      <w:r w:rsidR="006F2C25" w:rsidRPr="009F35C2">
        <w:rPr>
          <w:rFonts w:asciiTheme="minorHAnsi" w:eastAsia="Times New Roman" w:hAnsiTheme="minorHAnsi"/>
          <w:color w:val="000000" w:themeColor="text1"/>
          <w:kern w:val="36"/>
          <w:sz w:val="22"/>
          <w:lang w:val="en-GB"/>
        </w:rPr>
        <w:t>(</w:t>
      </w:r>
      <w:del w:id="57" w:author="Author">
        <w:r w:rsidR="006F2C25" w:rsidRPr="009F35C2" w:rsidDel="00C40490">
          <w:rPr>
            <w:rFonts w:asciiTheme="minorHAnsi" w:eastAsia="Times New Roman" w:hAnsiTheme="minorHAnsi"/>
            <w:color w:val="000000" w:themeColor="text1"/>
            <w:kern w:val="36"/>
            <w:sz w:val="22"/>
            <w:lang w:val="en-GB"/>
          </w:rPr>
          <w:delText xml:space="preserve">solid line, </w:delText>
        </w:r>
      </w:del>
      <w:r w:rsidR="006F2C25" w:rsidRPr="009F35C2">
        <w:rPr>
          <w:rFonts w:asciiTheme="minorHAnsi" w:eastAsia="Times New Roman" w:hAnsiTheme="minorHAnsi"/>
          <w:color w:val="000000" w:themeColor="text1"/>
          <w:kern w:val="36"/>
          <w:sz w:val="22"/>
          <w:lang w:val="en-GB"/>
        </w:rPr>
        <w:t xml:space="preserve">circles) </w:t>
      </w:r>
      <w:r w:rsidRPr="009F35C2">
        <w:rPr>
          <w:rFonts w:asciiTheme="minorHAnsi" w:eastAsia="Times New Roman" w:hAnsiTheme="minorHAnsi"/>
          <w:color w:val="000000" w:themeColor="text1"/>
          <w:kern w:val="36"/>
          <w:sz w:val="22"/>
          <w:lang w:val="en-GB"/>
        </w:rPr>
        <w:t xml:space="preserve">and </w:t>
      </w:r>
      <w:del w:id="58" w:author="Author">
        <w:r w:rsidRPr="009F35C2" w:rsidDel="000F458E">
          <w:rPr>
            <w:rFonts w:asciiTheme="minorHAnsi" w:eastAsia="Times New Roman" w:hAnsiTheme="minorHAnsi"/>
            <w:color w:val="000000" w:themeColor="text1"/>
            <w:kern w:val="36"/>
            <w:sz w:val="22"/>
            <w:lang w:val="en-GB"/>
          </w:rPr>
          <w:delText>modified Pareto</w:delText>
        </w:r>
        <w:r w:rsidR="006F2C25" w:rsidRPr="009F35C2" w:rsidDel="000F458E">
          <w:rPr>
            <w:rFonts w:asciiTheme="minorHAnsi" w:eastAsia="Times New Roman" w:hAnsiTheme="minorHAnsi"/>
            <w:color w:val="000000" w:themeColor="text1"/>
            <w:kern w:val="36"/>
            <w:sz w:val="22"/>
            <w:lang w:val="en-GB"/>
          </w:rPr>
          <w:delText xml:space="preserve"> </w:delText>
        </w:r>
      </w:del>
      <w:ins w:id="59" w:author="Author">
        <w:del w:id="60" w:author="Author">
          <w:r w:rsidR="000F458E" w:rsidDel="00AB1D7E">
            <w:rPr>
              <w:rFonts w:asciiTheme="minorHAnsi" w:eastAsia="Times New Roman" w:hAnsiTheme="minorHAnsi"/>
              <w:color w:val="000000" w:themeColor="text1"/>
              <w:kern w:val="36"/>
              <w:sz w:val="22"/>
              <w:lang w:val="en-GB"/>
            </w:rPr>
            <w:delText>superspread</w:delText>
          </w:r>
        </w:del>
        <w:r w:rsidR="00AB1D7E">
          <w:rPr>
            <w:rFonts w:asciiTheme="minorHAnsi" w:eastAsia="Times New Roman" w:hAnsiTheme="minorHAnsi"/>
            <w:color w:val="000000" w:themeColor="text1"/>
            <w:kern w:val="36"/>
            <w:sz w:val="22"/>
            <w:lang w:val="en-GB"/>
          </w:rPr>
          <w:t>super-spread</w:t>
        </w:r>
        <w:r w:rsidR="000F458E">
          <w:rPr>
            <w:rFonts w:asciiTheme="minorHAnsi" w:eastAsia="Times New Roman" w:hAnsiTheme="minorHAnsi"/>
            <w:color w:val="000000" w:themeColor="text1"/>
            <w:kern w:val="36"/>
            <w:sz w:val="22"/>
            <w:lang w:val="en-GB"/>
          </w:rPr>
          <w:t xml:space="preserve">er </w:t>
        </w:r>
      </w:ins>
      <w:r w:rsidR="006F2C25" w:rsidRPr="009F35C2">
        <w:rPr>
          <w:rFonts w:asciiTheme="minorHAnsi" w:eastAsia="Times New Roman" w:hAnsiTheme="minorHAnsi"/>
          <w:color w:val="000000" w:themeColor="text1"/>
          <w:kern w:val="36"/>
          <w:sz w:val="22"/>
          <w:lang w:val="en-GB"/>
        </w:rPr>
        <w:t>(</w:t>
      </w:r>
      <w:del w:id="61" w:author="Author">
        <w:r w:rsidR="006F2C25" w:rsidRPr="009F35C2" w:rsidDel="00C40490">
          <w:rPr>
            <w:rFonts w:asciiTheme="minorHAnsi" w:eastAsia="Times New Roman" w:hAnsiTheme="minorHAnsi"/>
            <w:color w:val="000000" w:themeColor="text1"/>
            <w:kern w:val="36"/>
            <w:sz w:val="22"/>
            <w:lang w:val="en-GB"/>
          </w:rPr>
          <w:delText xml:space="preserve">dashed, </w:delText>
        </w:r>
      </w:del>
      <w:r w:rsidR="006F2C25" w:rsidRPr="009F35C2">
        <w:rPr>
          <w:rFonts w:asciiTheme="minorHAnsi" w:eastAsia="Times New Roman" w:hAnsiTheme="minorHAnsi"/>
          <w:color w:val="000000" w:themeColor="text1"/>
          <w:kern w:val="36"/>
          <w:sz w:val="22"/>
          <w:lang w:val="en-GB"/>
        </w:rPr>
        <w:t>x</w:t>
      </w:r>
      <w:r w:rsidR="00F776A4" w:rsidRPr="009F35C2">
        <w:rPr>
          <w:rFonts w:asciiTheme="minorHAnsi" w:eastAsia="Times New Roman" w:hAnsiTheme="minorHAnsi"/>
          <w:color w:val="000000" w:themeColor="text1"/>
          <w:kern w:val="36"/>
          <w:sz w:val="22"/>
          <w:lang w:val="en-GB"/>
        </w:rPr>
        <w:t>’s</w:t>
      </w:r>
      <w:r w:rsidR="006F2C25" w:rsidRPr="009F35C2">
        <w:rPr>
          <w:rFonts w:asciiTheme="minorHAnsi" w:eastAsia="Times New Roman" w:hAnsiTheme="minorHAnsi"/>
          <w:color w:val="000000" w:themeColor="text1"/>
          <w:kern w:val="36"/>
          <w:sz w:val="22"/>
          <w:lang w:val="en-GB"/>
        </w:rPr>
        <w:t>)</w:t>
      </w:r>
      <w:r w:rsidRPr="009F35C2">
        <w:rPr>
          <w:rFonts w:asciiTheme="minorHAnsi" w:eastAsia="Times New Roman" w:hAnsiTheme="minorHAnsi"/>
          <w:color w:val="000000" w:themeColor="text1"/>
          <w:kern w:val="36"/>
          <w:sz w:val="22"/>
          <w:lang w:val="en-GB"/>
        </w:rPr>
        <w:t xml:space="preserve"> </w:t>
      </w:r>
      <w:del w:id="62" w:author="Author">
        <w:r w:rsidRPr="009F35C2" w:rsidDel="00620AD6">
          <w:rPr>
            <w:rFonts w:asciiTheme="minorHAnsi" w:eastAsia="Times New Roman" w:hAnsiTheme="minorHAnsi"/>
            <w:color w:val="000000" w:themeColor="text1"/>
            <w:kern w:val="36"/>
            <w:sz w:val="22"/>
            <w:lang w:val="en-GB"/>
          </w:rPr>
          <w:delText xml:space="preserve">indices </w:delText>
        </w:r>
      </w:del>
      <w:ins w:id="63" w:author="Author">
        <w:del w:id="64" w:author="Author">
          <w:r w:rsidR="00620AD6" w:rsidDel="00DF6ABF">
            <w:rPr>
              <w:rFonts w:asciiTheme="minorHAnsi" w:eastAsia="Times New Roman" w:hAnsiTheme="minorHAnsi"/>
              <w:color w:val="000000" w:themeColor="text1"/>
              <w:kern w:val="36"/>
              <w:sz w:val="22"/>
              <w:lang w:val="en-GB"/>
            </w:rPr>
            <w:delText>fractions</w:delText>
          </w:r>
          <w:r w:rsidR="00620AD6" w:rsidRPr="009F35C2" w:rsidDel="00DF6ABF">
            <w:rPr>
              <w:rFonts w:asciiTheme="minorHAnsi" w:eastAsia="Times New Roman" w:hAnsiTheme="minorHAnsi"/>
              <w:color w:val="000000" w:themeColor="text1"/>
              <w:kern w:val="36"/>
              <w:sz w:val="22"/>
              <w:lang w:val="en-GB"/>
            </w:rPr>
            <w:delText xml:space="preserve"> </w:delText>
          </w:r>
        </w:del>
      </w:ins>
      <w:r w:rsidRPr="009F35C2">
        <w:rPr>
          <w:rFonts w:asciiTheme="minorHAnsi" w:eastAsia="Times New Roman" w:hAnsiTheme="minorHAnsi"/>
          <w:color w:val="000000" w:themeColor="text1"/>
          <w:kern w:val="36"/>
          <w:sz w:val="22"/>
          <w:lang w:val="en-GB"/>
        </w:rPr>
        <w:t>by mean monthly HBR. Linear fit line</w:t>
      </w:r>
      <w:ins w:id="65" w:author="Author">
        <w:r w:rsidR="00C40490">
          <w:rPr>
            <w:rFonts w:asciiTheme="minorHAnsi" w:eastAsia="Times New Roman" w:hAnsiTheme="minorHAnsi"/>
            <w:color w:val="000000" w:themeColor="text1"/>
            <w:kern w:val="36"/>
            <w:sz w:val="22"/>
            <w:lang w:val="en-GB"/>
          </w:rPr>
          <w:t>s</w:t>
        </w:r>
      </w:ins>
      <w:r w:rsidRPr="009F35C2">
        <w:rPr>
          <w:rFonts w:asciiTheme="minorHAnsi" w:eastAsia="Times New Roman" w:hAnsiTheme="minorHAnsi"/>
          <w:color w:val="000000" w:themeColor="text1"/>
          <w:kern w:val="36"/>
          <w:sz w:val="22"/>
          <w:lang w:val="en-GB"/>
        </w:rPr>
        <w:t xml:space="preserve"> for </w:t>
      </w:r>
      <w:del w:id="66" w:author="Author">
        <w:r w:rsidRPr="009F35C2" w:rsidDel="000F458E">
          <w:rPr>
            <w:rFonts w:asciiTheme="minorHAnsi" w:eastAsia="Times New Roman" w:hAnsiTheme="minorHAnsi"/>
            <w:color w:val="000000" w:themeColor="text1"/>
            <w:kern w:val="36"/>
            <w:sz w:val="22"/>
            <w:lang w:val="en-GB"/>
          </w:rPr>
          <w:delText>Pareto and modified Pareto</w:delText>
        </w:r>
      </w:del>
      <w:ins w:id="67" w:author="Author">
        <w:del w:id="68" w:author="Author">
          <w:r w:rsidR="000F458E" w:rsidDel="00AB1D7E">
            <w:rPr>
              <w:rFonts w:asciiTheme="minorHAnsi" w:eastAsia="Times New Roman" w:hAnsiTheme="minorHAnsi"/>
              <w:color w:val="000000" w:themeColor="text1"/>
              <w:kern w:val="36"/>
              <w:sz w:val="22"/>
              <w:lang w:val="en-GB"/>
            </w:rPr>
            <w:delText>superspread</w:delText>
          </w:r>
        </w:del>
        <w:r w:rsidR="00AB1D7E">
          <w:rPr>
            <w:rFonts w:asciiTheme="minorHAnsi" w:eastAsia="Times New Roman" w:hAnsiTheme="minorHAnsi"/>
            <w:color w:val="000000" w:themeColor="text1"/>
            <w:kern w:val="36"/>
            <w:sz w:val="22"/>
            <w:lang w:val="en-GB"/>
          </w:rPr>
          <w:t>super-spread</w:t>
        </w:r>
        <w:r w:rsidR="000F458E">
          <w:rPr>
            <w:rFonts w:asciiTheme="minorHAnsi" w:eastAsia="Times New Roman" w:hAnsiTheme="minorHAnsi"/>
            <w:color w:val="000000" w:themeColor="text1"/>
            <w:kern w:val="36"/>
            <w:sz w:val="22"/>
            <w:lang w:val="en-GB"/>
          </w:rPr>
          <w:t>ing</w:t>
        </w:r>
        <w:r w:rsidR="00C40490">
          <w:rPr>
            <w:rFonts w:asciiTheme="minorHAnsi" w:eastAsia="Times New Roman" w:hAnsiTheme="minorHAnsi"/>
            <w:color w:val="000000" w:themeColor="text1"/>
            <w:kern w:val="36"/>
            <w:sz w:val="22"/>
            <w:lang w:val="en-GB"/>
          </w:rPr>
          <w:t xml:space="preserve"> (solid)</w:t>
        </w:r>
        <w:r w:rsidR="000F458E">
          <w:rPr>
            <w:rFonts w:asciiTheme="minorHAnsi" w:eastAsia="Times New Roman" w:hAnsiTheme="minorHAnsi"/>
            <w:color w:val="000000" w:themeColor="text1"/>
            <w:kern w:val="36"/>
            <w:sz w:val="22"/>
            <w:lang w:val="en-GB"/>
          </w:rPr>
          <w:t xml:space="preserve"> and </w:t>
        </w:r>
        <w:del w:id="69" w:author="Author">
          <w:r w:rsidR="000F458E" w:rsidDel="00AB1D7E">
            <w:rPr>
              <w:rFonts w:asciiTheme="minorHAnsi" w:eastAsia="Times New Roman" w:hAnsiTheme="minorHAnsi"/>
              <w:color w:val="000000" w:themeColor="text1"/>
              <w:kern w:val="36"/>
              <w:sz w:val="22"/>
              <w:lang w:val="en-GB"/>
            </w:rPr>
            <w:delText>superspread</w:delText>
          </w:r>
        </w:del>
        <w:r w:rsidR="00AB1D7E">
          <w:rPr>
            <w:rFonts w:asciiTheme="minorHAnsi" w:eastAsia="Times New Roman" w:hAnsiTheme="minorHAnsi"/>
            <w:color w:val="000000" w:themeColor="text1"/>
            <w:kern w:val="36"/>
            <w:sz w:val="22"/>
            <w:lang w:val="en-GB"/>
          </w:rPr>
          <w:t>super-spread</w:t>
        </w:r>
        <w:r w:rsidR="000F458E">
          <w:rPr>
            <w:rFonts w:asciiTheme="minorHAnsi" w:eastAsia="Times New Roman" w:hAnsiTheme="minorHAnsi"/>
            <w:color w:val="000000" w:themeColor="text1"/>
            <w:kern w:val="36"/>
            <w:sz w:val="22"/>
            <w:lang w:val="en-GB"/>
          </w:rPr>
          <w:t>ers</w:t>
        </w:r>
      </w:ins>
      <w:r w:rsidRPr="009F35C2">
        <w:rPr>
          <w:rFonts w:asciiTheme="minorHAnsi" w:eastAsia="Times New Roman" w:hAnsiTheme="minorHAnsi"/>
          <w:color w:val="000000" w:themeColor="text1"/>
          <w:kern w:val="36"/>
          <w:sz w:val="22"/>
          <w:lang w:val="en-GB"/>
        </w:rPr>
        <w:t xml:space="preserve"> </w:t>
      </w:r>
      <w:ins w:id="70" w:author="Author">
        <w:r w:rsidR="00C40490">
          <w:rPr>
            <w:rFonts w:asciiTheme="minorHAnsi" w:eastAsia="Times New Roman" w:hAnsiTheme="minorHAnsi"/>
            <w:color w:val="000000" w:themeColor="text1"/>
            <w:kern w:val="36"/>
            <w:sz w:val="22"/>
            <w:lang w:val="en-GB"/>
          </w:rPr>
          <w:t xml:space="preserve">(dashed) </w:t>
        </w:r>
      </w:ins>
      <w:r w:rsidR="006F2C25" w:rsidRPr="009F35C2">
        <w:rPr>
          <w:rFonts w:asciiTheme="minorHAnsi" w:eastAsia="Times New Roman" w:hAnsiTheme="minorHAnsi"/>
          <w:color w:val="000000" w:themeColor="text1"/>
          <w:kern w:val="36"/>
          <w:sz w:val="22"/>
          <w:lang w:val="en-GB"/>
        </w:rPr>
        <w:t xml:space="preserve">are </w:t>
      </w:r>
      <w:r w:rsidRPr="009F35C2">
        <w:rPr>
          <w:rFonts w:asciiTheme="minorHAnsi" w:eastAsia="Times New Roman" w:hAnsiTheme="minorHAnsi"/>
          <w:color w:val="000000" w:themeColor="text1"/>
          <w:kern w:val="36"/>
          <w:sz w:val="22"/>
          <w:lang w:val="en-GB"/>
        </w:rPr>
        <w:t xml:space="preserve">shown with confidence intervals in grey. </w:t>
      </w:r>
      <w:commentRangeStart w:id="71"/>
      <w:ins w:id="72" w:author="Author">
        <w:r w:rsidR="002A127B">
          <w:rPr>
            <w:rFonts w:asciiTheme="minorHAnsi" w:eastAsia="Times New Roman" w:hAnsiTheme="minorHAnsi"/>
            <w:color w:val="000000" w:themeColor="text1"/>
            <w:kern w:val="36"/>
            <w:sz w:val="22"/>
            <w:lang w:val="en-GB"/>
          </w:rPr>
          <w:t xml:space="preserve">(c) The Pareto </w:t>
        </w:r>
        <w:del w:id="73" w:author="Author">
          <w:r w:rsidR="002A127B" w:rsidDel="00620AD6">
            <w:rPr>
              <w:rFonts w:asciiTheme="minorHAnsi" w:eastAsia="Times New Roman" w:hAnsiTheme="minorHAnsi"/>
              <w:color w:val="000000" w:themeColor="text1"/>
              <w:kern w:val="36"/>
              <w:sz w:val="22"/>
              <w:lang w:val="en-GB"/>
            </w:rPr>
            <w:delText>I</w:delText>
          </w:r>
        </w:del>
        <w:r w:rsidR="00620AD6">
          <w:rPr>
            <w:rFonts w:asciiTheme="minorHAnsi" w:eastAsia="Times New Roman" w:hAnsiTheme="minorHAnsi"/>
            <w:color w:val="000000" w:themeColor="text1"/>
            <w:kern w:val="36"/>
            <w:sz w:val="22"/>
            <w:lang w:val="en-GB"/>
          </w:rPr>
          <w:t>i</w:t>
        </w:r>
        <w:r w:rsidR="002A127B">
          <w:rPr>
            <w:rFonts w:asciiTheme="minorHAnsi" w:eastAsia="Times New Roman" w:hAnsiTheme="minorHAnsi"/>
            <w:color w:val="000000" w:themeColor="text1"/>
            <w:kern w:val="36"/>
            <w:sz w:val="22"/>
            <w:lang w:val="en-GB"/>
          </w:rPr>
          <w:t>ndex, plotted vs. the logged mean monthly HBR</w:t>
        </w:r>
        <w:r w:rsidR="003B0952">
          <w:rPr>
            <w:rFonts w:asciiTheme="minorHAnsi" w:eastAsia="Times New Roman" w:hAnsiTheme="minorHAnsi"/>
            <w:color w:val="000000" w:themeColor="text1"/>
            <w:kern w:val="36"/>
            <w:sz w:val="22"/>
            <w:lang w:val="en-GB"/>
          </w:rPr>
          <w:t xml:space="preserve"> for both </w:t>
        </w:r>
        <w:del w:id="74" w:author="Author">
          <w:r w:rsidR="003B0952" w:rsidDel="00ED2CCD">
            <w:rPr>
              <w:rFonts w:asciiTheme="minorHAnsi" w:eastAsia="Times New Roman" w:hAnsiTheme="minorHAnsi"/>
              <w:color w:val="000000" w:themeColor="text1"/>
              <w:kern w:val="36"/>
              <w:sz w:val="22"/>
              <w:lang w:val="en-GB"/>
            </w:rPr>
            <w:delText>superspreading</w:delText>
          </w:r>
        </w:del>
        <w:r w:rsidR="00ED2CCD">
          <w:rPr>
            <w:rFonts w:asciiTheme="minorHAnsi" w:eastAsia="Times New Roman" w:hAnsiTheme="minorHAnsi"/>
            <w:color w:val="000000" w:themeColor="text1"/>
            <w:kern w:val="36"/>
            <w:sz w:val="22"/>
            <w:lang w:val="en-GB"/>
          </w:rPr>
          <w:t>super-spreading</w:t>
        </w:r>
        <w:r w:rsidR="003B0952">
          <w:rPr>
            <w:rFonts w:asciiTheme="minorHAnsi" w:eastAsia="Times New Roman" w:hAnsiTheme="minorHAnsi"/>
            <w:color w:val="000000" w:themeColor="text1"/>
            <w:kern w:val="36"/>
            <w:sz w:val="22"/>
            <w:lang w:val="en-GB"/>
          </w:rPr>
          <w:t xml:space="preserve"> (circles) and </w:t>
        </w:r>
        <w:del w:id="75" w:author="Author">
          <w:r w:rsidR="003B0952" w:rsidDel="00ED2CCD">
            <w:rPr>
              <w:rFonts w:asciiTheme="minorHAnsi" w:eastAsia="Times New Roman" w:hAnsiTheme="minorHAnsi"/>
              <w:color w:val="000000" w:themeColor="text1"/>
              <w:kern w:val="36"/>
              <w:sz w:val="22"/>
              <w:lang w:val="en-GB"/>
            </w:rPr>
            <w:delText>superspreader</w:delText>
          </w:r>
        </w:del>
        <w:r w:rsidR="00ED2CCD">
          <w:rPr>
            <w:rFonts w:asciiTheme="minorHAnsi" w:eastAsia="Times New Roman" w:hAnsiTheme="minorHAnsi"/>
            <w:color w:val="000000" w:themeColor="text1"/>
            <w:kern w:val="36"/>
            <w:sz w:val="22"/>
            <w:lang w:val="en-GB"/>
          </w:rPr>
          <w:t>super-spreader</w:t>
        </w:r>
        <w:r w:rsidR="003B0952">
          <w:rPr>
            <w:rFonts w:asciiTheme="minorHAnsi" w:eastAsia="Times New Roman" w:hAnsiTheme="minorHAnsi"/>
            <w:color w:val="000000" w:themeColor="text1"/>
            <w:kern w:val="36"/>
            <w:sz w:val="22"/>
            <w:lang w:val="en-GB"/>
          </w:rPr>
          <w:t>s (x’s)</w:t>
        </w:r>
        <w:del w:id="76" w:author="Author">
          <w:r w:rsidR="002A127B" w:rsidDel="003B0952">
            <w:rPr>
              <w:rFonts w:asciiTheme="minorHAnsi" w:eastAsia="Times New Roman" w:hAnsiTheme="minorHAnsi"/>
              <w:color w:val="000000" w:themeColor="text1"/>
              <w:kern w:val="36"/>
              <w:sz w:val="22"/>
              <w:lang w:val="en-GB"/>
            </w:rPr>
            <w:delText>.</w:delText>
          </w:r>
        </w:del>
        <w:r w:rsidR="003B0952">
          <w:rPr>
            <w:rFonts w:asciiTheme="minorHAnsi" w:eastAsia="Times New Roman" w:hAnsiTheme="minorHAnsi"/>
            <w:color w:val="000000" w:themeColor="text1"/>
            <w:kern w:val="36"/>
            <w:sz w:val="22"/>
            <w:lang w:val="en-GB"/>
          </w:rPr>
          <w:t xml:space="preserve">. The dashed lines are values of the Pareto index that give the 80-20, 70-30, and 55-45 distributions. </w:t>
        </w:r>
        <w:r w:rsidR="00EE79D6">
          <w:rPr>
            <w:rFonts w:asciiTheme="minorHAnsi" w:eastAsia="Times New Roman" w:hAnsiTheme="minorHAnsi"/>
            <w:color w:val="000000" w:themeColor="text1"/>
            <w:kern w:val="36"/>
            <w:sz w:val="22"/>
            <w:lang w:val="en-GB"/>
          </w:rPr>
          <w:t xml:space="preserve">The range is restricted to 1-5 (see Table 1 for outliners). </w:t>
        </w:r>
        <w:del w:id="77" w:author="Author">
          <w:r w:rsidR="002A127B" w:rsidDel="003B0952">
            <w:rPr>
              <w:rFonts w:asciiTheme="minorHAnsi" w:eastAsia="Times New Roman" w:hAnsiTheme="minorHAnsi"/>
              <w:color w:val="000000" w:themeColor="text1"/>
              <w:kern w:val="36"/>
              <w:sz w:val="22"/>
              <w:lang w:val="en-GB"/>
            </w:rPr>
            <w:delText xml:space="preserve"> </w:delText>
          </w:r>
        </w:del>
      </w:ins>
      <w:commentRangeEnd w:id="71"/>
      <w:r w:rsidR="005D6062">
        <w:rPr>
          <w:rStyle w:val="CommentReference"/>
          <w:rFonts w:asciiTheme="minorHAnsi" w:eastAsia="MS Mincho" w:hAnsiTheme="minorHAnsi"/>
          <w:lang w:eastAsia="ja-JP"/>
        </w:rPr>
        <w:commentReference w:id="71"/>
      </w:r>
      <w:r w:rsidRPr="009F35C2">
        <w:rPr>
          <w:rFonts w:asciiTheme="minorHAnsi" w:eastAsia="Times New Roman" w:hAnsiTheme="minorHAnsi"/>
          <w:color w:val="000000" w:themeColor="text1"/>
          <w:kern w:val="36"/>
          <w:sz w:val="22"/>
          <w:lang w:val="en-GB"/>
        </w:rPr>
        <w:t>(</w:t>
      </w:r>
      <w:del w:id="78" w:author="Author">
        <w:r w:rsidRPr="009F35C2" w:rsidDel="002A127B">
          <w:rPr>
            <w:rFonts w:asciiTheme="minorHAnsi" w:eastAsia="Times New Roman" w:hAnsiTheme="minorHAnsi"/>
            <w:color w:val="000000" w:themeColor="text1"/>
            <w:kern w:val="36"/>
            <w:sz w:val="22"/>
            <w:lang w:val="en-GB"/>
          </w:rPr>
          <w:delText>c</w:delText>
        </w:r>
      </w:del>
      <w:ins w:id="79" w:author="Author">
        <w:r w:rsidR="002A127B">
          <w:rPr>
            <w:rFonts w:asciiTheme="minorHAnsi" w:eastAsia="Times New Roman" w:hAnsiTheme="minorHAnsi"/>
            <w:color w:val="000000" w:themeColor="text1"/>
            <w:kern w:val="36"/>
            <w:sz w:val="22"/>
            <w:lang w:val="en-GB"/>
          </w:rPr>
          <w:t>d</w:t>
        </w:r>
      </w:ins>
      <w:r w:rsidRPr="009F35C2">
        <w:rPr>
          <w:rFonts w:asciiTheme="minorHAnsi" w:eastAsia="Times New Roman" w:hAnsiTheme="minorHAnsi"/>
          <w:color w:val="000000" w:themeColor="text1"/>
          <w:kern w:val="36"/>
          <w:sz w:val="22"/>
          <w:lang w:val="en-GB"/>
        </w:rPr>
        <w:t xml:space="preserve">) Sporozoite-positive anopheline mosquito catch counts by month and household (each household is on one line), sorted within each site by the median counts for each household. Darker </w:t>
      </w:r>
      <w:proofErr w:type="spellStart"/>
      <w:r w:rsidRPr="009F35C2">
        <w:rPr>
          <w:rFonts w:asciiTheme="minorHAnsi" w:eastAsia="Times New Roman" w:hAnsiTheme="minorHAnsi"/>
          <w:color w:val="000000" w:themeColor="text1"/>
          <w:kern w:val="36"/>
          <w:sz w:val="22"/>
          <w:lang w:val="en-GB"/>
        </w:rPr>
        <w:t>colors</w:t>
      </w:r>
      <w:proofErr w:type="spellEnd"/>
      <w:r w:rsidRPr="009F35C2">
        <w:rPr>
          <w:rFonts w:asciiTheme="minorHAnsi" w:eastAsia="Times New Roman" w:hAnsiTheme="minorHAnsi"/>
          <w:color w:val="000000" w:themeColor="text1"/>
          <w:kern w:val="36"/>
          <w:sz w:val="22"/>
          <w:lang w:val="en-GB"/>
        </w:rPr>
        <w:t xml:space="preserve"> indicate higher counts. (</w:t>
      </w:r>
      <w:del w:id="80" w:author="Author">
        <w:r w:rsidRPr="009F35C2" w:rsidDel="002A127B">
          <w:rPr>
            <w:rFonts w:asciiTheme="minorHAnsi" w:eastAsia="Times New Roman" w:hAnsiTheme="minorHAnsi"/>
            <w:color w:val="000000" w:themeColor="text1"/>
            <w:kern w:val="36"/>
            <w:sz w:val="22"/>
            <w:lang w:val="en-GB"/>
          </w:rPr>
          <w:delText>d</w:delText>
        </w:r>
      </w:del>
      <w:ins w:id="81" w:author="Author">
        <w:r w:rsidR="002A127B">
          <w:rPr>
            <w:rFonts w:asciiTheme="minorHAnsi" w:eastAsia="Times New Roman" w:hAnsiTheme="minorHAnsi"/>
            <w:color w:val="000000" w:themeColor="text1"/>
            <w:kern w:val="36"/>
            <w:sz w:val="22"/>
            <w:lang w:val="en-GB"/>
          </w:rPr>
          <w:t>e</w:t>
        </w:r>
      </w:ins>
      <w:r w:rsidRPr="009F35C2">
        <w:rPr>
          <w:rFonts w:asciiTheme="minorHAnsi" w:eastAsia="Times New Roman" w:hAnsiTheme="minorHAnsi"/>
          <w:color w:val="000000" w:themeColor="text1"/>
          <w:kern w:val="36"/>
          <w:sz w:val="22"/>
          <w:lang w:val="en-GB"/>
        </w:rPr>
        <w:t>) Monthly Pareto</w:t>
      </w:r>
      <w:r w:rsidR="00BB550D" w:rsidRPr="009F35C2">
        <w:rPr>
          <w:rFonts w:asciiTheme="minorHAnsi" w:eastAsia="Times New Roman" w:hAnsiTheme="minorHAnsi"/>
          <w:color w:val="000000" w:themeColor="text1"/>
          <w:kern w:val="36"/>
          <w:sz w:val="22"/>
          <w:lang w:val="en-GB"/>
        </w:rPr>
        <w:t xml:space="preserve"> </w:t>
      </w:r>
      <w:ins w:id="82" w:author="Author">
        <w:r w:rsidR="00AB1D7E">
          <w:rPr>
            <w:rFonts w:asciiTheme="minorHAnsi" w:eastAsia="Times New Roman" w:hAnsiTheme="minorHAnsi"/>
            <w:color w:val="000000" w:themeColor="text1"/>
            <w:kern w:val="36"/>
            <w:sz w:val="22"/>
            <w:lang w:val="en-GB"/>
          </w:rPr>
          <w:t xml:space="preserve">fractions for super-spreading </w:t>
        </w:r>
      </w:ins>
      <w:r w:rsidR="00BB550D" w:rsidRPr="009F35C2">
        <w:rPr>
          <w:rFonts w:asciiTheme="minorHAnsi" w:eastAsia="Times New Roman" w:hAnsiTheme="minorHAnsi"/>
          <w:color w:val="000000" w:themeColor="text1"/>
          <w:kern w:val="36"/>
          <w:sz w:val="22"/>
          <w:lang w:val="en-GB"/>
        </w:rPr>
        <w:t>(</w:t>
      </w:r>
      <w:del w:id="83" w:author="Author">
        <w:r w:rsidR="00BB550D" w:rsidRPr="009F35C2" w:rsidDel="00AB1D7E">
          <w:rPr>
            <w:rFonts w:asciiTheme="minorHAnsi" w:eastAsia="Times New Roman" w:hAnsiTheme="minorHAnsi"/>
            <w:color w:val="000000" w:themeColor="text1"/>
            <w:kern w:val="36"/>
            <w:sz w:val="22"/>
            <w:lang w:val="en-GB"/>
          </w:rPr>
          <w:delText xml:space="preserve">solid line, </w:delText>
        </w:r>
      </w:del>
      <w:r w:rsidR="00BB550D" w:rsidRPr="009F35C2">
        <w:rPr>
          <w:rFonts w:asciiTheme="minorHAnsi" w:eastAsia="Times New Roman" w:hAnsiTheme="minorHAnsi"/>
          <w:color w:val="000000" w:themeColor="text1"/>
          <w:kern w:val="36"/>
          <w:sz w:val="22"/>
          <w:lang w:val="en-GB"/>
        </w:rPr>
        <w:t>circles)</w:t>
      </w:r>
      <w:r w:rsidRPr="009F35C2">
        <w:rPr>
          <w:rFonts w:asciiTheme="minorHAnsi" w:eastAsia="Times New Roman" w:hAnsiTheme="minorHAnsi"/>
          <w:color w:val="000000" w:themeColor="text1"/>
          <w:kern w:val="36"/>
          <w:sz w:val="22"/>
          <w:lang w:val="en-GB"/>
        </w:rPr>
        <w:t xml:space="preserve"> and </w:t>
      </w:r>
      <w:ins w:id="84" w:author="Author">
        <w:r w:rsidR="00AB1D7E">
          <w:rPr>
            <w:rFonts w:asciiTheme="minorHAnsi" w:eastAsia="Times New Roman" w:hAnsiTheme="minorHAnsi"/>
            <w:color w:val="000000" w:themeColor="text1"/>
            <w:kern w:val="36"/>
            <w:sz w:val="22"/>
            <w:lang w:val="en-GB"/>
          </w:rPr>
          <w:t xml:space="preserve">super-spreaders </w:t>
        </w:r>
      </w:ins>
      <w:del w:id="85" w:author="Author">
        <w:r w:rsidRPr="009F35C2" w:rsidDel="00AB1D7E">
          <w:rPr>
            <w:rFonts w:asciiTheme="minorHAnsi" w:eastAsia="Times New Roman" w:hAnsiTheme="minorHAnsi"/>
            <w:color w:val="000000" w:themeColor="text1"/>
            <w:kern w:val="36"/>
            <w:sz w:val="22"/>
            <w:lang w:val="en-GB"/>
          </w:rPr>
          <w:delText>modified Pareto</w:delText>
        </w:r>
        <w:r w:rsidR="00BB550D" w:rsidRPr="009F35C2" w:rsidDel="00AB1D7E">
          <w:rPr>
            <w:rFonts w:asciiTheme="minorHAnsi" w:eastAsia="Times New Roman" w:hAnsiTheme="minorHAnsi"/>
            <w:color w:val="000000" w:themeColor="text1"/>
            <w:kern w:val="36"/>
            <w:sz w:val="22"/>
            <w:lang w:val="en-GB"/>
          </w:rPr>
          <w:delText xml:space="preserve"> </w:delText>
        </w:r>
      </w:del>
      <w:r w:rsidR="00BB550D" w:rsidRPr="009F35C2">
        <w:rPr>
          <w:rFonts w:asciiTheme="minorHAnsi" w:eastAsia="Times New Roman" w:hAnsiTheme="minorHAnsi"/>
          <w:color w:val="000000" w:themeColor="text1"/>
          <w:kern w:val="36"/>
          <w:sz w:val="22"/>
          <w:lang w:val="en-GB"/>
        </w:rPr>
        <w:t>(</w:t>
      </w:r>
      <w:del w:id="86" w:author="Author">
        <w:r w:rsidR="00BB550D" w:rsidRPr="009F35C2" w:rsidDel="00AB1D7E">
          <w:rPr>
            <w:rFonts w:asciiTheme="minorHAnsi" w:eastAsia="Times New Roman" w:hAnsiTheme="minorHAnsi"/>
            <w:color w:val="000000" w:themeColor="text1"/>
            <w:kern w:val="36"/>
            <w:sz w:val="22"/>
            <w:lang w:val="en-GB"/>
          </w:rPr>
          <w:delText xml:space="preserve">dashed line, </w:delText>
        </w:r>
      </w:del>
      <w:r w:rsidR="00BB550D" w:rsidRPr="009F35C2">
        <w:rPr>
          <w:rFonts w:asciiTheme="minorHAnsi" w:eastAsia="Times New Roman" w:hAnsiTheme="minorHAnsi"/>
          <w:color w:val="000000" w:themeColor="text1"/>
          <w:kern w:val="36"/>
          <w:sz w:val="22"/>
          <w:lang w:val="en-GB"/>
        </w:rPr>
        <w:t>x’s)</w:t>
      </w:r>
      <w:r w:rsidRPr="009F35C2">
        <w:rPr>
          <w:rFonts w:asciiTheme="minorHAnsi" w:eastAsia="Times New Roman" w:hAnsiTheme="minorHAnsi"/>
          <w:color w:val="000000" w:themeColor="text1"/>
          <w:kern w:val="36"/>
          <w:sz w:val="22"/>
          <w:lang w:val="en-GB"/>
        </w:rPr>
        <w:t xml:space="preserve"> </w:t>
      </w:r>
      <w:del w:id="87" w:author="Author">
        <w:r w:rsidRPr="009F35C2" w:rsidDel="00620AD6">
          <w:rPr>
            <w:rFonts w:asciiTheme="minorHAnsi" w:eastAsia="Times New Roman" w:hAnsiTheme="minorHAnsi"/>
            <w:color w:val="000000" w:themeColor="text1"/>
            <w:kern w:val="36"/>
            <w:sz w:val="22"/>
            <w:lang w:val="en-GB"/>
          </w:rPr>
          <w:delText xml:space="preserve">indices </w:delText>
        </w:r>
      </w:del>
      <w:ins w:id="88" w:author="Author">
        <w:del w:id="89" w:author="Author">
          <w:r w:rsidR="00620AD6" w:rsidDel="00DF6ABF">
            <w:rPr>
              <w:rFonts w:asciiTheme="minorHAnsi" w:eastAsia="Times New Roman" w:hAnsiTheme="minorHAnsi"/>
              <w:color w:val="000000" w:themeColor="text1"/>
              <w:kern w:val="36"/>
              <w:sz w:val="22"/>
              <w:lang w:val="en-GB"/>
            </w:rPr>
            <w:delText>fractions</w:delText>
          </w:r>
        </w:del>
        <w:r w:rsidR="00620AD6" w:rsidRPr="009F35C2">
          <w:rPr>
            <w:rFonts w:asciiTheme="minorHAnsi" w:eastAsia="Times New Roman" w:hAnsiTheme="minorHAnsi"/>
            <w:color w:val="000000" w:themeColor="text1"/>
            <w:kern w:val="36"/>
            <w:sz w:val="22"/>
            <w:lang w:val="en-GB"/>
          </w:rPr>
          <w:t xml:space="preserve"> </w:t>
        </w:r>
      </w:ins>
      <w:r w:rsidRPr="009F35C2">
        <w:rPr>
          <w:rFonts w:asciiTheme="minorHAnsi" w:eastAsia="Times New Roman" w:hAnsiTheme="minorHAnsi"/>
          <w:color w:val="000000" w:themeColor="text1"/>
          <w:kern w:val="36"/>
          <w:sz w:val="22"/>
          <w:lang w:val="en-GB"/>
        </w:rPr>
        <w:t>by mean monthly EIR. Linear fit line for</w:t>
      </w:r>
      <w:ins w:id="90" w:author="Author">
        <w:r w:rsidR="005D6062">
          <w:rPr>
            <w:rFonts w:asciiTheme="minorHAnsi" w:eastAsia="Times New Roman" w:hAnsiTheme="minorHAnsi"/>
            <w:color w:val="000000" w:themeColor="text1"/>
            <w:kern w:val="36"/>
            <w:sz w:val="22"/>
            <w:lang w:val="en-GB"/>
          </w:rPr>
          <w:t xml:space="preserve"> super-spreading (line) and super-spreaders (dashed) </w:t>
        </w:r>
      </w:ins>
      <w:commentRangeStart w:id="91"/>
      <w:del w:id="92" w:author="Author">
        <w:r w:rsidRPr="009F35C2" w:rsidDel="005D6062">
          <w:rPr>
            <w:rFonts w:asciiTheme="minorHAnsi" w:eastAsia="Times New Roman" w:hAnsiTheme="minorHAnsi"/>
            <w:color w:val="000000" w:themeColor="text1"/>
            <w:kern w:val="36"/>
            <w:sz w:val="22"/>
            <w:lang w:val="en-GB"/>
          </w:rPr>
          <w:delText xml:space="preserve"> Pareto and modified Pareto </w:delText>
        </w:r>
      </w:del>
      <w:r w:rsidR="00BB550D" w:rsidRPr="009F35C2">
        <w:rPr>
          <w:rFonts w:asciiTheme="minorHAnsi" w:eastAsia="Times New Roman" w:hAnsiTheme="minorHAnsi"/>
          <w:color w:val="000000" w:themeColor="text1"/>
          <w:kern w:val="36"/>
          <w:sz w:val="22"/>
          <w:lang w:val="en-GB"/>
        </w:rPr>
        <w:t>are shown</w:t>
      </w:r>
      <w:r w:rsidRPr="009F35C2">
        <w:rPr>
          <w:rFonts w:asciiTheme="minorHAnsi" w:eastAsia="Times New Roman" w:hAnsiTheme="minorHAnsi"/>
          <w:color w:val="000000" w:themeColor="text1"/>
          <w:kern w:val="36"/>
          <w:sz w:val="22"/>
          <w:lang w:val="en-GB"/>
        </w:rPr>
        <w:t xml:space="preserve"> with confidence intervals in grey</w:t>
      </w:r>
      <w:commentRangeEnd w:id="91"/>
      <w:r w:rsidR="005D6062">
        <w:rPr>
          <w:rStyle w:val="CommentReference"/>
          <w:rFonts w:asciiTheme="minorHAnsi" w:eastAsia="MS Mincho" w:hAnsiTheme="minorHAnsi"/>
          <w:lang w:eastAsia="ja-JP"/>
        </w:rPr>
        <w:commentReference w:id="91"/>
      </w:r>
      <w:r w:rsidRPr="009F35C2">
        <w:rPr>
          <w:rFonts w:asciiTheme="minorHAnsi" w:eastAsia="Times New Roman" w:hAnsiTheme="minorHAnsi"/>
          <w:color w:val="000000" w:themeColor="text1"/>
          <w:kern w:val="36"/>
          <w:sz w:val="22"/>
          <w:lang w:val="en-GB"/>
        </w:rPr>
        <w:t>.</w:t>
      </w:r>
      <w:ins w:id="93" w:author="Author">
        <w:r w:rsidR="002A127B">
          <w:rPr>
            <w:rFonts w:asciiTheme="minorHAnsi" w:eastAsia="Times New Roman" w:hAnsiTheme="minorHAnsi"/>
            <w:color w:val="000000" w:themeColor="text1"/>
            <w:kern w:val="36"/>
            <w:sz w:val="22"/>
            <w:lang w:val="en-GB"/>
          </w:rPr>
          <w:t xml:space="preserve"> </w:t>
        </w:r>
        <w:commentRangeStart w:id="94"/>
        <w:r w:rsidR="002A127B">
          <w:rPr>
            <w:rFonts w:asciiTheme="minorHAnsi" w:eastAsia="Times New Roman" w:hAnsiTheme="minorHAnsi"/>
            <w:color w:val="000000" w:themeColor="text1"/>
            <w:kern w:val="36"/>
            <w:sz w:val="22"/>
            <w:lang w:val="en-GB"/>
          </w:rPr>
          <w:t xml:space="preserve">(f) The Pareto </w:t>
        </w:r>
        <w:r w:rsidR="00620AD6">
          <w:rPr>
            <w:rFonts w:asciiTheme="minorHAnsi" w:eastAsia="Times New Roman" w:hAnsiTheme="minorHAnsi"/>
            <w:color w:val="000000" w:themeColor="text1"/>
            <w:kern w:val="36"/>
            <w:sz w:val="22"/>
            <w:lang w:val="en-GB"/>
          </w:rPr>
          <w:t>i</w:t>
        </w:r>
        <w:del w:id="95" w:author="Author">
          <w:r w:rsidR="002A127B" w:rsidDel="00620AD6">
            <w:rPr>
              <w:rFonts w:asciiTheme="minorHAnsi" w:eastAsia="Times New Roman" w:hAnsiTheme="minorHAnsi"/>
              <w:color w:val="000000" w:themeColor="text1"/>
              <w:kern w:val="36"/>
              <w:sz w:val="22"/>
              <w:lang w:val="en-GB"/>
            </w:rPr>
            <w:delText>I</w:delText>
          </w:r>
        </w:del>
        <w:r w:rsidR="002A127B">
          <w:rPr>
            <w:rFonts w:asciiTheme="minorHAnsi" w:eastAsia="Times New Roman" w:hAnsiTheme="minorHAnsi"/>
            <w:color w:val="000000" w:themeColor="text1"/>
            <w:kern w:val="36"/>
            <w:sz w:val="22"/>
            <w:lang w:val="en-GB"/>
          </w:rPr>
          <w:t>ndex, plotted vs the logged mean monthly EIR</w:t>
        </w:r>
        <w:r w:rsidR="003B0952">
          <w:rPr>
            <w:rFonts w:asciiTheme="minorHAnsi" w:eastAsia="Times New Roman" w:hAnsiTheme="minorHAnsi"/>
            <w:color w:val="000000" w:themeColor="text1"/>
            <w:kern w:val="36"/>
            <w:sz w:val="22"/>
            <w:lang w:val="en-GB"/>
          </w:rPr>
          <w:t xml:space="preserve"> for both </w:t>
        </w:r>
        <w:del w:id="96" w:author="Author">
          <w:r w:rsidR="003B0952" w:rsidDel="00ED2CCD">
            <w:rPr>
              <w:rFonts w:asciiTheme="minorHAnsi" w:eastAsia="Times New Roman" w:hAnsiTheme="minorHAnsi"/>
              <w:color w:val="000000" w:themeColor="text1"/>
              <w:kern w:val="36"/>
              <w:sz w:val="22"/>
              <w:lang w:val="en-GB"/>
            </w:rPr>
            <w:delText>superspreading</w:delText>
          </w:r>
        </w:del>
        <w:r w:rsidR="00ED2CCD">
          <w:rPr>
            <w:rFonts w:asciiTheme="minorHAnsi" w:eastAsia="Times New Roman" w:hAnsiTheme="minorHAnsi"/>
            <w:color w:val="000000" w:themeColor="text1"/>
            <w:kern w:val="36"/>
            <w:sz w:val="22"/>
            <w:lang w:val="en-GB"/>
          </w:rPr>
          <w:t>super-spreading</w:t>
        </w:r>
        <w:r w:rsidR="003B0952">
          <w:rPr>
            <w:rFonts w:asciiTheme="minorHAnsi" w:eastAsia="Times New Roman" w:hAnsiTheme="minorHAnsi"/>
            <w:color w:val="000000" w:themeColor="text1"/>
            <w:kern w:val="36"/>
            <w:sz w:val="22"/>
            <w:lang w:val="en-GB"/>
          </w:rPr>
          <w:t xml:space="preserve"> (circles) and </w:t>
        </w:r>
        <w:del w:id="97" w:author="Author">
          <w:r w:rsidR="003B0952" w:rsidDel="00ED2CCD">
            <w:rPr>
              <w:rFonts w:asciiTheme="minorHAnsi" w:eastAsia="Times New Roman" w:hAnsiTheme="minorHAnsi"/>
              <w:color w:val="000000" w:themeColor="text1"/>
              <w:kern w:val="36"/>
              <w:sz w:val="22"/>
              <w:lang w:val="en-GB"/>
            </w:rPr>
            <w:delText>superspreader</w:delText>
          </w:r>
        </w:del>
        <w:r w:rsidR="00ED2CCD">
          <w:rPr>
            <w:rFonts w:asciiTheme="minorHAnsi" w:eastAsia="Times New Roman" w:hAnsiTheme="minorHAnsi"/>
            <w:color w:val="000000" w:themeColor="text1"/>
            <w:kern w:val="36"/>
            <w:sz w:val="22"/>
            <w:lang w:val="en-GB"/>
          </w:rPr>
          <w:t>super-spreader</w:t>
        </w:r>
        <w:r w:rsidR="003B0952">
          <w:rPr>
            <w:rFonts w:asciiTheme="minorHAnsi" w:eastAsia="Times New Roman" w:hAnsiTheme="minorHAnsi"/>
            <w:color w:val="000000" w:themeColor="text1"/>
            <w:kern w:val="36"/>
            <w:sz w:val="22"/>
            <w:lang w:val="en-GB"/>
          </w:rPr>
          <w:t>s (x’s)</w:t>
        </w:r>
        <w:r w:rsidR="002A127B">
          <w:rPr>
            <w:rFonts w:asciiTheme="minorHAnsi" w:eastAsia="Times New Roman" w:hAnsiTheme="minorHAnsi"/>
            <w:color w:val="000000" w:themeColor="text1"/>
            <w:kern w:val="36"/>
            <w:sz w:val="22"/>
            <w:lang w:val="en-GB"/>
          </w:rPr>
          <w:t>.</w:t>
        </w:r>
      </w:ins>
      <w:commentRangeEnd w:id="94"/>
      <w:r w:rsidR="005D6062">
        <w:rPr>
          <w:rStyle w:val="CommentReference"/>
          <w:rFonts w:asciiTheme="minorHAnsi" w:eastAsia="MS Mincho" w:hAnsiTheme="minorHAnsi"/>
          <w:lang w:eastAsia="ja-JP"/>
        </w:rPr>
        <w:commentReference w:id="94"/>
      </w:r>
      <w:ins w:id="98" w:author="Author">
        <w:r w:rsidR="002A127B">
          <w:rPr>
            <w:rFonts w:asciiTheme="minorHAnsi" w:eastAsia="Times New Roman" w:hAnsiTheme="minorHAnsi"/>
            <w:color w:val="000000" w:themeColor="text1"/>
            <w:kern w:val="36"/>
            <w:sz w:val="22"/>
            <w:lang w:val="en-GB"/>
          </w:rPr>
          <w:t xml:space="preserve"> </w:t>
        </w:r>
        <w:r w:rsidR="00586AB1">
          <w:rPr>
            <w:rFonts w:asciiTheme="minorHAnsi" w:eastAsia="Times New Roman" w:hAnsiTheme="minorHAnsi"/>
            <w:color w:val="000000" w:themeColor="text1"/>
            <w:kern w:val="36"/>
            <w:sz w:val="22"/>
            <w:lang w:val="en-GB"/>
          </w:rPr>
          <w:t xml:space="preserve"> As with c), the range is restricted to 1-5 (see Table 1 for outliners).</w:t>
        </w:r>
      </w:ins>
    </w:p>
    <w:p w14:paraId="2B5835E2" w14:textId="77777777" w:rsidR="00DB758D" w:rsidRPr="009F35C2" w:rsidRDefault="00DB758D" w:rsidP="005217C6">
      <w:pPr>
        <w:rPr>
          <w:color w:val="000000" w:themeColor="text1"/>
          <w:lang w:val="en-GB"/>
        </w:rPr>
      </w:pPr>
    </w:p>
    <w:p w14:paraId="7217EE00" w14:textId="5783703E" w:rsidR="00DB758D" w:rsidRPr="009F35C2" w:rsidRDefault="003F43B2" w:rsidP="00DB758D">
      <w:pPr>
        <w:pStyle w:val="Heading2"/>
        <w:rPr>
          <w:lang w:val="en-GB"/>
        </w:rPr>
      </w:pPr>
      <w:r w:rsidRPr="009F35C2">
        <w:rPr>
          <w:lang w:val="en-GB"/>
        </w:rPr>
        <w:t>Heterogeneity &amp; Transmission</w:t>
      </w:r>
    </w:p>
    <w:p w14:paraId="14FCE11B" w14:textId="109D2530" w:rsidR="00E14A4E" w:rsidRPr="009F35C2" w:rsidRDefault="00E14A4E" w:rsidP="00450222">
      <w:pPr>
        <w:rPr>
          <w:lang w:val="en-GB"/>
        </w:rPr>
        <w:pPrChange w:id="99" w:author="Author">
          <w:pPr>
            <w:spacing w:after="240" w:line="480" w:lineRule="auto"/>
          </w:pPr>
        </w:pPrChange>
      </w:pPr>
      <w:r w:rsidRPr="009F35C2">
        <w:rPr>
          <w:lang w:val="en-GB"/>
        </w:rPr>
        <w:t>At the crux of the problem of understanding the consequences of heterogeneity</w:t>
      </w:r>
      <w:r w:rsidR="00DF5077" w:rsidRPr="009F35C2">
        <w:rPr>
          <w:lang w:val="en-GB"/>
        </w:rPr>
        <w:t xml:space="preserve"> on transmission</w:t>
      </w:r>
      <w:r w:rsidR="00A842E6">
        <w:rPr>
          <w:lang w:val="en-GB"/>
        </w:rPr>
        <w:t xml:space="preserve"> and for targeting </w:t>
      </w:r>
      <w:r w:rsidR="004C41BA">
        <w:rPr>
          <w:lang w:val="en-GB"/>
        </w:rPr>
        <w:t>and other epidemiological phenomena</w:t>
      </w:r>
      <w:r w:rsidRPr="009F35C2">
        <w:rPr>
          <w:lang w:val="en-GB"/>
        </w:rPr>
        <w:t xml:space="preserve"> is that the observed negative binomial distribution of catch counts could have arisen </w:t>
      </w:r>
      <w:ins w:id="100" w:author="Author">
        <w:r w:rsidR="00383659">
          <w:rPr>
            <w:lang w:val="en-GB"/>
          </w:rPr>
          <w:t xml:space="preserve">with the contribution of super-spreaders </w:t>
        </w:r>
      </w:ins>
      <w:del w:id="101" w:author="Author">
        <w:r w:rsidRPr="009F35C2" w:rsidDel="00383659">
          <w:rPr>
            <w:lang w:val="en-GB"/>
          </w:rPr>
          <w:delText>in several ways</w:delText>
        </w:r>
        <w:r w:rsidR="00B25C04" w:rsidDel="00383659">
          <w:rPr>
            <w:lang w:val="en-GB"/>
          </w:rPr>
          <w:delText xml:space="preserve"> that can be </w:delText>
        </w:r>
      </w:del>
      <w:r w:rsidR="00B25C04">
        <w:rPr>
          <w:lang w:val="en-GB"/>
        </w:rPr>
        <w:t>represented along a spectrum</w:t>
      </w:r>
      <w:r w:rsidRPr="009F35C2">
        <w:rPr>
          <w:lang w:val="en-GB"/>
        </w:rPr>
        <w:t xml:space="preserve">. </w:t>
      </w:r>
      <w:ins w:id="102" w:author="Author">
        <w:r w:rsidR="00B85FD1">
          <w:rPr>
            <w:lang w:val="en-GB"/>
          </w:rPr>
          <w:t>To assess superspreading, we conducted a study to estimate the household biting weights</w:t>
        </w:r>
        <w:r w:rsidR="00403ED1">
          <w:rPr>
            <w:lang w:val="en-GB"/>
          </w:rPr>
          <w:t xml:space="preserve"> for each household at each site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h,n</m:t>
              </m:r>
            </m:sub>
          </m:sSub>
          <m:r>
            <w:rPr>
              <w:rFonts w:ascii="Cambria Math" w:hAnsi="Cambria Math"/>
              <w:lang w:val="en-GB"/>
            </w:rPr>
            <m:t>)</m:t>
          </m:r>
        </m:oMath>
        <w:r w:rsidR="00B85FD1">
          <w:rPr>
            <w:lang w:val="en-GB"/>
          </w:rPr>
          <w:t xml:space="preserve">, which </w:t>
        </w:r>
        <w:r w:rsidR="002A02D9">
          <w:rPr>
            <w:lang w:val="en-GB"/>
          </w:rPr>
          <w:t>are</w:t>
        </w:r>
        <w:del w:id="103" w:author="Author">
          <w:r w:rsidR="00B85FD1" w:rsidDel="002A02D9">
            <w:rPr>
              <w:lang w:val="en-GB"/>
            </w:rPr>
            <w:delText>is</w:delText>
          </w:r>
        </w:del>
        <w:r w:rsidR="00B85FD1">
          <w:rPr>
            <w:lang w:val="en-GB"/>
          </w:rPr>
          <w:t xml:space="preserve"> interpreted as the </w:t>
        </w:r>
        <w:r w:rsidR="00B85FD1">
          <w:rPr>
            <w:lang w:val="en-GB"/>
          </w:rPr>
          <w:lastRenderedPageBreak/>
          <w:t xml:space="preserve">ratio of </w:t>
        </w:r>
        <w:del w:id="104" w:author="Author">
          <w:r w:rsidR="00B85FD1" w:rsidDel="002A02D9">
            <w:rPr>
              <w:lang w:val="en-GB"/>
            </w:rPr>
            <w:delText>the</w:delText>
          </w:r>
        </w:del>
        <w:r w:rsidR="002A02D9">
          <w:rPr>
            <w:lang w:val="en-GB"/>
          </w:rPr>
          <w:t>a</w:t>
        </w:r>
        <w:r w:rsidR="00B85FD1">
          <w:rPr>
            <w:lang w:val="en-GB"/>
          </w:rPr>
          <w:t xml:space="preserve"> household’s expectation to the </w:t>
        </w:r>
        <w:r w:rsidR="003F0CD2">
          <w:rPr>
            <w:lang w:val="en-GB"/>
          </w:rPr>
          <w:t xml:space="preserve">overall </w:t>
        </w:r>
        <w:del w:id="105" w:author="Author">
          <w:r w:rsidR="00B85FD1" w:rsidDel="003F0CD2">
            <w:rPr>
              <w:lang w:val="en-GB"/>
            </w:rPr>
            <w:delText xml:space="preserve">population </w:delText>
          </w:r>
        </w:del>
        <w:r w:rsidR="00B85FD1">
          <w:rPr>
            <w:lang w:val="en-GB"/>
          </w:rPr>
          <w:t>expectation</w:t>
        </w:r>
        <w:r w:rsidR="003F0CD2">
          <w:rPr>
            <w:lang w:val="en-GB"/>
          </w:rPr>
          <w:t xml:space="preserve"> for the population</w:t>
        </w:r>
        <w:r w:rsidR="00B85FD1">
          <w:rPr>
            <w:lang w:val="en-GB"/>
          </w:rPr>
          <w:t xml:space="preserve">.  </w:t>
        </w:r>
      </w:ins>
      <w:r w:rsidRPr="009F35C2">
        <w:rPr>
          <w:lang w:val="en-GB"/>
        </w:rPr>
        <w:t xml:space="preserve">One hypothetical process, conceptually located at one extreme of this </w:t>
      </w:r>
      <w:r w:rsidR="00B25C04">
        <w:rPr>
          <w:lang w:val="en-GB"/>
        </w:rPr>
        <w:t>spectrum</w:t>
      </w:r>
      <w:r w:rsidR="00682E06" w:rsidRPr="009F35C2">
        <w:rPr>
          <w:lang w:val="en-GB"/>
        </w:rPr>
        <w:t>,</w:t>
      </w:r>
      <w:r w:rsidRPr="009F35C2">
        <w:rPr>
          <w:lang w:val="en-GB"/>
        </w:rPr>
        <w:t xml:space="preserve"> is that after accounting for temporal heterogeneity and sampling noise, household biting weights would account for all the remaining variance in </w:t>
      </w:r>
      <w:r w:rsidRPr="009F35C2">
        <w:rPr>
          <w:rFonts w:eastAsia="Times New Roman"/>
          <w:lang w:val="en-GB"/>
        </w:rPr>
        <w:t>HBR; super</w:t>
      </w:r>
      <w:r w:rsidR="00080DEA" w:rsidRPr="009F35C2">
        <w:rPr>
          <w:rFonts w:eastAsia="Times New Roman"/>
          <w:lang w:val="en-GB"/>
        </w:rPr>
        <w:t>-</w:t>
      </w:r>
      <w:r w:rsidRPr="009F35C2">
        <w:rPr>
          <w:rFonts w:eastAsia="Times New Roman"/>
          <w:lang w:val="en-GB"/>
        </w:rPr>
        <w:t>spreading would be entirely attributable to super-spreaders</w:t>
      </w:r>
      <w:r w:rsidRPr="009F35C2">
        <w:rPr>
          <w:lang w:val="en-GB"/>
        </w:rPr>
        <w:t xml:space="preserve">. At the other extreme of this </w:t>
      </w:r>
      <w:r w:rsidR="00740BFF">
        <w:rPr>
          <w:lang w:val="en-GB"/>
        </w:rPr>
        <w:t>spectrum</w:t>
      </w:r>
      <w:r w:rsidRPr="009F35C2">
        <w:rPr>
          <w:lang w:val="en-GB"/>
        </w:rPr>
        <w:t>, daily environmental stochasticity would account for all remaining variance</w:t>
      </w:r>
      <w:ins w:id="106" w:author="Author">
        <w:r w:rsidR="00713E04">
          <w:rPr>
            <w:lang w:val="en-GB"/>
          </w:rPr>
          <w:t>, leaving nothing explained by super-spreaders</w:t>
        </w:r>
      </w:ins>
      <w:r w:rsidRPr="009F35C2">
        <w:rPr>
          <w:lang w:val="en-GB"/>
        </w:rPr>
        <w:t xml:space="preserve">. </w:t>
      </w:r>
      <w:r w:rsidR="00740BFF">
        <w:rPr>
          <w:lang w:val="en-GB"/>
        </w:rPr>
        <w:t>P</w:t>
      </w:r>
      <w:r w:rsidRPr="009F35C2">
        <w:rPr>
          <w:lang w:val="en-GB"/>
        </w:rPr>
        <w:t xml:space="preserve">oints along the </w:t>
      </w:r>
      <w:r w:rsidR="00740BFF">
        <w:rPr>
          <w:lang w:val="en-GB"/>
        </w:rPr>
        <w:t>spectrum</w:t>
      </w:r>
      <w:r w:rsidRPr="009F35C2">
        <w:rPr>
          <w:lang w:val="en-GB"/>
        </w:rPr>
        <w:t xml:space="preserve"> different fractions of heterogeneity apportioned to household biting weights (</w:t>
      </w:r>
      <w:r w:rsidRPr="009F35C2">
        <w:rPr>
          <w:iCs/>
          <w:lang w:val="en-GB"/>
        </w:rPr>
        <w:t>i.e.</w:t>
      </w:r>
      <w:r w:rsidR="006E7E8C" w:rsidRPr="009F35C2">
        <w:rPr>
          <w:iCs/>
          <w:lang w:val="en-GB"/>
        </w:rPr>
        <w:t>,</w:t>
      </w:r>
      <w:r w:rsidRPr="009F35C2">
        <w:rPr>
          <w:iCs/>
          <w:lang w:val="en-GB"/>
        </w:rPr>
        <w:t xml:space="preserve"> </w:t>
      </w:r>
      <w:r w:rsidRPr="009F35C2">
        <w:rPr>
          <w:lang w:val="en-GB"/>
        </w:rPr>
        <w:t>super</w:t>
      </w:r>
      <w:r w:rsidR="00080DEA" w:rsidRPr="009F35C2">
        <w:rPr>
          <w:lang w:val="en-GB"/>
        </w:rPr>
        <w:t>-</w:t>
      </w:r>
      <w:r w:rsidRPr="009F35C2">
        <w:rPr>
          <w:lang w:val="en-GB"/>
        </w:rPr>
        <w:t xml:space="preserve">spreaders) </w:t>
      </w:r>
      <w:r w:rsidR="006E7E8C" w:rsidRPr="009F35C2">
        <w:rPr>
          <w:lang w:val="en-GB"/>
        </w:rPr>
        <w:t>versus</w:t>
      </w:r>
      <w:r w:rsidRPr="009F35C2">
        <w:rPr>
          <w:lang w:val="en-GB"/>
        </w:rPr>
        <w:t xml:space="preserve"> </w:t>
      </w:r>
      <w:r w:rsidR="00C334DF" w:rsidRPr="009F35C2">
        <w:rPr>
          <w:lang w:val="en-GB"/>
        </w:rPr>
        <w:t>environmental stochasticity</w:t>
      </w:r>
      <w:r w:rsidRPr="009F35C2">
        <w:rPr>
          <w:lang w:val="en-GB"/>
        </w:rPr>
        <w:t xml:space="preserve"> (super</w:t>
      </w:r>
      <w:r w:rsidR="00080DEA" w:rsidRPr="009F35C2">
        <w:rPr>
          <w:lang w:val="en-GB"/>
        </w:rPr>
        <w:t>-</w:t>
      </w:r>
      <w:r w:rsidRPr="009F35C2">
        <w:rPr>
          <w:lang w:val="en-GB"/>
        </w:rPr>
        <w:t>spreading without super</w:t>
      </w:r>
      <w:r w:rsidR="00080DEA" w:rsidRPr="009F35C2">
        <w:rPr>
          <w:lang w:val="en-GB"/>
        </w:rPr>
        <w:t>-</w:t>
      </w:r>
      <w:r w:rsidRPr="009F35C2">
        <w:rPr>
          <w:lang w:val="en-GB"/>
        </w:rPr>
        <w:t xml:space="preserve">spreaders). </w:t>
      </w:r>
    </w:p>
    <w:p w14:paraId="2F751959" w14:textId="55C77F23" w:rsidR="00343489" w:rsidRPr="009F35C2" w:rsidRDefault="00FF5225" w:rsidP="009F35C2">
      <w:pPr>
        <w:spacing w:after="240" w:line="480" w:lineRule="auto"/>
        <w:ind w:firstLine="720"/>
        <w:rPr>
          <w:rFonts w:asciiTheme="minorHAnsi" w:hAnsiTheme="minorHAnsi" w:cs="Arial"/>
          <w:color w:val="000000" w:themeColor="text1"/>
          <w:lang w:val="en-GB"/>
        </w:rPr>
      </w:pPr>
      <w:r w:rsidRPr="009F35C2">
        <w:rPr>
          <w:rFonts w:asciiTheme="minorHAnsi" w:hAnsiTheme="minorHAnsi" w:cs="Arial"/>
          <w:color w:val="000000" w:themeColor="text1"/>
          <w:lang w:val="en-GB"/>
        </w:rPr>
        <w:t>Our</w:t>
      </w:r>
      <w:r w:rsidR="00C334DF" w:rsidRPr="009F35C2">
        <w:rPr>
          <w:rFonts w:asciiTheme="minorHAnsi" w:hAnsiTheme="minorHAnsi" w:cs="Arial"/>
          <w:color w:val="000000" w:themeColor="text1"/>
          <w:lang w:val="en-GB"/>
        </w:rPr>
        <w:t xml:space="preserve"> data and</w:t>
      </w:r>
      <w:r w:rsidRPr="009F35C2">
        <w:rPr>
          <w:rFonts w:asciiTheme="minorHAnsi" w:hAnsiTheme="minorHAnsi" w:cs="Arial"/>
          <w:color w:val="000000" w:themeColor="text1"/>
          <w:lang w:val="en-GB"/>
        </w:rPr>
        <w:t xml:space="preserve"> analysis allow us to </w:t>
      </w:r>
      <w:r w:rsidR="000B1A29" w:rsidRPr="009F35C2">
        <w:rPr>
          <w:rFonts w:asciiTheme="minorHAnsi" w:hAnsiTheme="minorHAnsi" w:cs="Arial"/>
          <w:color w:val="000000" w:themeColor="text1"/>
          <w:lang w:val="en-GB"/>
        </w:rPr>
        <w:t xml:space="preserve">evaluate </w:t>
      </w:r>
      <w:r w:rsidRPr="009F35C2">
        <w:rPr>
          <w:rFonts w:asciiTheme="minorHAnsi" w:hAnsiTheme="minorHAnsi" w:cs="Arial"/>
          <w:color w:val="000000" w:themeColor="text1"/>
          <w:lang w:val="en-GB"/>
        </w:rPr>
        <w:t xml:space="preserve">where </w:t>
      </w:r>
      <w:r w:rsidR="000B1A29" w:rsidRPr="009F35C2">
        <w:rPr>
          <w:rFonts w:asciiTheme="minorHAnsi" w:hAnsiTheme="minorHAnsi" w:cs="Arial"/>
          <w:color w:val="000000" w:themeColor="text1"/>
          <w:lang w:val="en-GB"/>
        </w:rPr>
        <w:t xml:space="preserve">these populations are </w:t>
      </w:r>
      <w:r w:rsidRPr="009F35C2">
        <w:rPr>
          <w:rFonts w:asciiTheme="minorHAnsi" w:hAnsiTheme="minorHAnsi" w:cs="Arial"/>
          <w:color w:val="000000" w:themeColor="text1"/>
          <w:lang w:val="en-GB"/>
        </w:rPr>
        <w:t xml:space="preserve">along this continuum, as our estimated </w:t>
      </w:r>
      <w:r w:rsidR="00D8667F" w:rsidRPr="009F35C2">
        <w:rPr>
          <w:rFonts w:asciiTheme="minorHAnsi" w:hAnsiTheme="minorHAnsi" w:cs="Arial"/>
          <w:color w:val="000000" w:themeColor="text1"/>
          <w:lang w:val="en-GB"/>
        </w:rPr>
        <w:t>daily seasonal expectation</w:t>
      </w:r>
      <w:ins w:id="107" w:author="Author">
        <w:r w:rsidR="00C06F0D">
          <w:rPr>
            <w:rFonts w:asciiTheme="minorHAnsi" w:hAnsiTheme="minorHAnsi" w:cs="Arial"/>
            <w:color w:val="000000" w:themeColor="text1"/>
            <w:lang w:val="en-GB"/>
          </w:rPr>
          <w:t xml:space="preserve"> for the HBR</w:t>
        </w:r>
      </w:ins>
      <w:r w:rsidR="00D8667F" w:rsidRPr="009F35C2">
        <w:rPr>
          <w:rFonts w:asciiTheme="minorHAnsi" w:hAnsiTheme="minorHAnsi" w:cs="Arial"/>
          <w:color w:val="000000" w:themeColor="text1"/>
          <w:lang w:val="en-GB"/>
        </w:rPr>
        <w:t xml:space="preserve"> and </w:t>
      </w:r>
      <w:ins w:id="108" w:author="Author">
        <w:r w:rsidR="00FC5E65">
          <w:rPr>
            <w:rFonts w:asciiTheme="minorHAnsi" w:hAnsiTheme="minorHAnsi" w:cs="Arial"/>
            <w:color w:val="000000" w:themeColor="text1"/>
            <w:lang w:val="en-GB"/>
          </w:rPr>
          <w:t xml:space="preserve">the </w:t>
        </w:r>
      </w:ins>
      <w:r w:rsidRPr="009F35C2">
        <w:rPr>
          <w:rFonts w:asciiTheme="minorHAnsi" w:hAnsiTheme="minorHAnsi" w:cs="Arial"/>
          <w:color w:val="000000" w:themeColor="text1"/>
          <w:lang w:val="en-GB"/>
        </w:rPr>
        <w:t>household biting weights (i.e.</w:t>
      </w:r>
      <w:r w:rsidR="006E7E8C" w:rsidRPr="009F35C2">
        <w:rPr>
          <w:rFonts w:asciiTheme="minorHAnsi" w:hAnsiTheme="minorHAnsi" w:cs="Arial"/>
          <w:color w:val="000000" w:themeColor="text1"/>
          <w:lang w:val="en-GB"/>
        </w:rPr>
        <w:t>,</w:t>
      </w:r>
      <w:r w:rsidRPr="009F35C2">
        <w:rPr>
          <w:rFonts w:asciiTheme="minorHAnsi" w:hAnsiTheme="minorHAnsi" w:cs="Arial"/>
          <w:color w:val="000000" w:themeColor="text1"/>
          <w:lang w:val="en-GB"/>
        </w:rPr>
        <w:t xml:space="preserve"> </w:t>
      </w:r>
      <m:oMath>
        <m:sSub>
          <m:sSubPr>
            <m:ctrlPr>
              <w:rPr>
                <w:rFonts w:ascii="Cambria Math" w:hAnsi="Cambria Math"/>
                <w:i/>
                <w:color w:val="000000" w:themeColor="text1"/>
                <w:lang w:val="en-GB"/>
              </w:rPr>
            </m:ctrlPr>
          </m:sSubPr>
          <m:e>
            <m:r>
              <w:rPr>
                <w:rFonts w:ascii="Cambria Math" w:hAnsi="Cambria Math"/>
                <w:color w:val="000000" w:themeColor="text1"/>
                <w:lang w:val="en-GB"/>
              </w:rPr>
              <m:t>S</m:t>
            </m:r>
          </m:e>
          <m:sub>
            <m:r>
              <w:rPr>
                <w:rFonts w:ascii="Cambria Math" w:hAnsi="Cambria Math"/>
                <w:color w:val="000000" w:themeColor="text1"/>
                <w:lang w:val="en-GB"/>
              </w:rPr>
              <m:t>d,n</m:t>
            </m:r>
          </m:sub>
        </m:sSub>
      </m:oMath>
      <w:r w:rsidR="00D8667F" w:rsidRPr="009F35C2">
        <w:rPr>
          <w:rFonts w:asciiTheme="minorHAnsi" w:hAnsiTheme="minorHAnsi" w:cs="Arial"/>
          <w:color w:val="000000" w:themeColor="text1"/>
          <w:lang w:val="en-GB"/>
        </w:rPr>
        <w:t xml:space="preserve"> and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h,n</m:t>
            </m:r>
          </m:sub>
        </m:sSub>
        <m:r>
          <w:rPr>
            <w:rFonts w:ascii="Cambria Math" w:hAnsi="Cambria Math"/>
            <w:color w:val="000000" w:themeColor="text1"/>
            <w:lang w:val="en-GB"/>
          </w:rPr>
          <m:t>)</m:t>
        </m:r>
      </m:oMath>
      <w:r w:rsidR="00D8667F" w:rsidRPr="009F35C2">
        <w:rPr>
          <w:rFonts w:asciiTheme="minorHAnsi" w:hAnsiTheme="minorHAnsi" w:cs="Arial"/>
          <w:color w:val="000000" w:themeColor="text1"/>
          <w:lang w:val="en-GB"/>
        </w:rPr>
        <w:t xml:space="preserve"> allow us to evaluate what fraction of the variance</w:t>
      </w:r>
      <w:r w:rsidR="004D6B5D" w:rsidRPr="009F35C2">
        <w:rPr>
          <w:rStyle w:val="CommentReference"/>
          <w:rFonts w:asciiTheme="minorHAnsi" w:hAnsiTheme="minorHAnsi"/>
          <w:lang w:val="en-GB"/>
        </w:rPr>
        <w:t xml:space="preserve"> </w:t>
      </w:r>
      <w:r w:rsidR="004D6B5D" w:rsidRPr="009F35C2">
        <w:rPr>
          <w:rFonts w:asciiTheme="minorHAnsi" w:hAnsiTheme="minorHAnsi" w:cs="Arial"/>
          <w:color w:val="000000" w:themeColor="text1"/>
          <w:lang w:val="en-GB"/>
        </w:rPr>
        <w:t>i</w:t>
      </w:r>
      <w:r w:rsidR="000B1A29" w:rsidRPr="009F35C2">
        <w:rPr>
          <w:rFonts w:asciiTheme="minorHAnsi" w:hAnsiTheme="minorHAnsi" w:cs="Arial"/>
          <w:color w:val="000000" w:themeColor="text1"/>
          <w:lang w:val="en-GB"/>
        </w:rPr>
        <w:t xml:space="preserve">s </w:t>
      </w:r>
      <w:r w:rsidR="00D8667F" w:rsidRPr="009F35C2">
        <w:rPr>
          <w:rFonts w:asciiTheme="minorHAnsi" w:hAnsiTheme="minorHAnsi" w:cs="Arial"/>
          <w:color w:val="000000" w:themeColor="text1"/>
          <w:lang w:val="en-GB"/>
        </w:rPr>
        <w:t>explained by these two factors, leaving the rest explained by environmental stochasticity</w:t>
      </w:r>
      <w:ins w:id="109" w:author="Author">
        <w:r w:rsidR="00031F2E">
          <w:rPr>
            <w:rFonts w:asciiTheme="minorHAnsi" w:hAnsiTheme="minorHAnsi" w:cs="Arial"/>
            <w:color w:val="000000" w:themeColor="text1"/>
            <w:lang w:val="en-GB"/>
          </w:rPr>
          <w:t>,</w:t>
        </w:r>
      </w:ins>
      <w:r w:rsidR="00D8667F" w:rsidRPr="009F35C2">
        <w:rPr>
          <w:rFonts w:asciiTheme="minorHAnsi" w:hAnsiTheme="minorHAnsi" w:cs="Arial"/>
          <w:color w:val="000000" w:themeColor="text1"/>
          <w:lang w:val="en-GB"/>
        </w:rPr>
        <w:t xml:space="preserve"> </w:t>
      </w:r>
      <w:ins w:id="110" w:author="Author">
        <w:r w:rsidR="00031F2E">
          <w:rPr>
            <w:rFonts w:asciiTheme="minorHAnsi" w:hAnsiTheme="minorHAnsi" w:cs="Arial"/>
            <w:color w:val="000000" w:themeColor="text1"/>
            <w:lang w:val="en-GB"/>
          </w:rPr>
          <w:t xml:space="preserve">measurement errors, </w:t>
        </w:r>
        <w:r w:rsidR="00031F2E" w:rsidRPr="00450222">
          <w:rPr>
            <w:rFonts w:asciiTheme="minorHAnsi" w:hAnsiTheme="minorHAnsi" w:cs="Arial"/>
            <w:color w:val="000000" w:themeColor="text1"/>
            <w:lang w:val="en-GB"/>
            <w:rPrChange w:id="111" w:author="Author">
              <w:rPr>
                <w:rFonts w:asciiTheme="minorHAnsi" w:hAnsiTheme="minorHAnsi" w:cs="Arial"/>
                <w:color w:val="000000" w:themeColor="text1"/>
                <w:lang w:val="en-GB"/>
              </w:rPr>
            </w:rPrChange>
          </w:rPr>
          <w:t>and</w:t>
        </w:r>
        <w:r w:rsidR="00031F2E">
          <w:rPr>
            <w:rFonts w:asciiTheme="minorHAnsi" w:hAnsiTheme="minorHAnsi" w:cs="Arial"/>
            <w:color w:val="000000" w:themeColor="text1"/>
            <w:lang w:val="en-GB"/>
          </w:rPr>
          <w:t xml:space="preserve"> </w:t>
        </w:r>
      </w:ins>
      <w:del w:id="112" w:author="Author">
        <w:r w:rsidR="00D8667F" w:rsidRPr="009F35C2" w:rsidDel="00031F2E">
          <w:rPr>
            <w:rFonts w:asciiTheme="minorHAnsi" w:hAnsiTheme="minorHAnsi" w:cs="Arial"/>
            <w:color w:val="000000" w:themeColor="text1"/>
            <w:lang w:val="en-GB"/>
          </w:rPr>
          <w:delText xml:space="preserve">and </w:delText>
        </w:r>
      </w:del>
      <w:r w:rsidR="00D8667F" w:rsidRPr="009F35C2">
        <w:rPr>
          <w:rFonts w:asciiTheme="minorHAnsi" w:hAnsiTheme="minorHAnsi" w:cs="Arial"/>
          <w:color w:val="000000" w:themeColor="text1"/>
          <w:lang w:val="en-GB"/>
        </w:rPr>
        <w:t xml:space="preserve">sampling noise.  </w:t>
      </w:r>
      <w:r w:rsidRPr="009F35C2">
        <w:rPr>
          <w:rFonts w:asciiTheme="minorHAnsi" w:hAnsiTheme="minorHAnsi" w:cs="Arial"/>
          <w:color w:val="000000" w:themeColor="text1"/>
          <w:lang w:val="en-GB"/>
        </w:rPr>
        <w:t xml:space="preserve">We estimated the proportion of variance associated with seasonality, </w:t>
      </w:r>
      <w:r w:rsidR="00621AB3" w:rsidRPr="009F35C2">
        <w:rPr>
          <w:rFonts w:asciiTheme="minorHAnsi" w:hAnsiTheme="minorHAnsi" w:cs="Arial"/>
          <w:color w:val="000000" w:themeColor="text1"/>
          <w:lang w:val="en-GB"/>
        </w:rPr>
        <w:t xml:space="preserve">and next </w:t>
      </w:r>
      <w:r w:rsidR="004D6B5D" w:rsidRPr="009F35C2">
        <w:rPr>
          <w:rFonts w:asciiTheme="minorHAnsi" w:hAnsiTheme="minorHAnsi" w:cs="Arial"/>
          <w:color w:val="000000" w:themeColor="text1"/>
          <w:lang w:val="en-GB"/>
        </w:rPr>
        <w:t>with seasonality and</w:t>
      </w:r>
      <w:r w:rsidRPr="009F35C2">
        <w:rPr>
          <w:rFonts w:asciiTheme="minorHAnsi" w:hAnsiTheme="minorHAnsi" w:cs="Arial"/>
          <w:color w:val="000000" w:themeColor="text1"/>
          <w:lang w:val="en-GB"/>
        </w:rPr>
        <w:t xml:space="preserve"> household biting weights (Fig</w:t>
      </w:r>
      <w:r w:rsidR="006F0C8E">
        <w:rPr>
          <w:rFonts w:asciiTheme="minorHAnsi" w:hAnsiTheme="minorHAnsi" w:cs="Arial"/>
          <w:color w:val="000000" w:themeColor="text1"/>
          <w:lang w:val="en-GB"/>
        </w:rPr>
        <w:t>.</w:t>
      </w:r>
      <w:r w:rsidRPr="009F35C2">
        <w:rPr>
          <w:rFonts w:asciiTheme="minorHAnsi" w:hAnsiTheme="minorHAnsi" w:cs="Arial"/>
          <w:color w:val="000000" w:themeColor="text1"/>
          <w:lang w:val="en-GB"/>
        </w:rPr>
        <w:t xml:space="preserve"> 3b). Approximately half of the variance was attributable to the combined effects of seasonality and household biting weights. After accounting for seasonality, the proportion of the variance explained by household biting weights ranked in reverse order to biting intensity; household biting weights accounted for the highest fraction of the variance at the lowest</w:t>
      </w:r>
      <w:r w:rsidR="005F53EF" w:rsidRPr="009F35C2">
        <w:rPr>
          <w:rFonts w:asciiTheme="minorHAnsi" w:hAnsiTheme="minorHAnsi" w:cs="Arial"/>
          <w:color w:val="000000" w:themeColor="text1"/>
          <w:lang w:val="en-GB"/>
        </w:rPr>
        <w:t>-</w:t>
      </w:r>
      <w:r w:rsidRPr="009F35C2">
        <w:rPr>
          <w:rFonts w:asciiTheme="minorHAnsi" w:hAnsiTheme="minorHAnsi" w:cs="Arial"/>
          <w:color w:val="000000" w:themeColor="text1"/>
          <w:lang w:val="en-GB"/>
        </w:rPr>
        <w:t xml:space="preserve">intensity site. </w:t>
      </w:r>
    </w:p>
    <w:p w14:paraId="6E732055" w14:textId="033F769E" w:rsidR="00364EF3" w:rsidDel="00455E30" w:rsidRDefault="00343489">
      <w:pPr>
        <w:spacing w:after="240" w:line="480" w:lineRule="auto"/>
        <w:ind w:firstLine="720"/>
        <w:rPr>
          <w:ins w:id="113" w:author="Author"/>
          <w:del w:id="114" w:author="Autho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 xml:space="preserve">Consistent with this, </w:t>
      </w:r>
      <w:r w:rsidR="00B866C5" w:rsidRPr="009F35C2">
        <w:rPr>
          <w:rFonts w:asciiTheme="minorHAnsi" w:eastAsia="Times New Roman" w:hAnsiTheme="minorHAnsi"/>
          <w:color w:val="000000" w:themeColor="text1"/>
          <w:lang w:val="en-GB"/>
        </w:rPr>
        <w:t xml:space="preserve">the </w:t>
      </w:r>
      <w:del w:id="115" w:author="Author">
        <w:r w:rsidR="00C334DF" w:rsidRPr="009F35C2" w:rsidDel="00620AD6">
          <w:rPr>
            <w:rFonts w:asciiTheme="minorHAnsi" w:eastAsia="Times New Roman" w:hAnsiTheme="minorHAnsi"/>
            <w:color w:val="000000" w:themeColor="text1"/>
            <w:lang w:val="en-GB"/>
          </w:rPr>
          <w:delText xml:space="preserve">modified </w:delText>
        </w:r>
      </w:del>
      <w:r w:rsidR="00B866C5" w:rsidRPr="009F35C2">
        <w:rPr>
          <w:rFonts w:asciiTheme="minorHAnsi" w:eastAsia="Times New Roman" w:hAnsiTheme="minorHAnsi"/>
          <w:color w:val="000000" w:themeColor="text1"/>
          <w:lang w:val="en-GB"/>
        </w:rPr>
        <w:t xml:space="preserve">Pareto analysis </w:t>
      </w:r>
      <w:ins w:id="116" w:author="Author">
        <w:r w:rsidR="00620AD6">
          <w:rPr>
            <w:rFonts w:asciiTheme="minorHAnsi" w:eastAsia="Times New Roman" w:hAnsiTheme="minorHAnsi"/>
            <w:color w:val="000000" w:themeColor="text1"/>
            <w:lang w:val="en-GB"/>
          </w:rPr>
          <w:t xml:space="preserve">for super-spreaders </w:t>
        </w:r>
      </w:ins>
      <w:r w:rsidR="00B866C5" w:rsidRPr="009F35C2">
        <w:rPr>
          <w:rFonts w:asciiTheme="minorHAnsi" w:eastAsia="Times New Roman" w:hAnsiTheme="minorHAnsi"/>
          <w:color w:val="000000" w:themeColor="text1"/>
          <w:lang w:val="en-GB"/>
        </w:rPr>
        <w:t xml:space="preserve">also suggests </w:t>
      </w:r>
      <w:r w:rsidRPr="009F35C2">
        <w:rPr>
          <w:rFonts w:asciiTheme="minorHAnsi" w:eastAsia="Times New Roman" w:hAnsiTheme="minorHAnsi"/>
          <w:color w:val="000000" w:themeColor="text1"/>
          <w:lang w:val="en-GB"/>
        </w:rPr>
        <w:t>household biting weights accounted for a small fraction of the total heterogeneity. Even in the lowest</w:t>
      </w:r>
      <w:r w:rsidR="005F53EF"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intensity site, where 20% of the population received between 80</w:t>
      </w:r>
      <w:r w:rsidR="005F53EF"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and 100% of bites at any one point in time, environmental stochasticity </w:t>
      </w:r>
      <w:r w:rsidR="006B0BC1" w:rsidRPr="009F35C2">
        <w:rPr>
          <w:rFonts w:asciiTheme="minorHAnsi" w:eastAsia="Times New Roman" w:hAnsiTheme="minorHAnsi"/>
          <w:color w:val="000000" w:themeColor="text1"/>
          <w:lang w:val="en-GB"/>
        </w:rPr>
        <w:t>reshuffled</w:t>
      </w:r>
      <w:r w:rsidRPr="009F35C2">
        <w:rPr>
          <w:rFonts w:asciiTheme="minorHAnsi" w:eastAsia="Times New Roman" w:hAnsiTheme="minorHAnsi"/>
          <w:color w:val="000000" w:themeColor="text1"/>
          <w:lang w:val="en-GB"/>
        </w:rPr>
        <w:t xml:space="preserve"> the identities of the households with the most mosquitoes each month</w:t>
      </w:r>
      <w:r w:rsidR="006B0BC1" w:rsidRPr="009F35C2">
        <w:rPr>
          <w:rFonts w:asciiTheme="minorHAnsi" w:eastAsia="Times New Roman" w:hAnsiTheme="minorHAnsi"/>
          <w:color w:val="000000" w:themeColor="text1"/>
          <w:lang w:val="en-GB"/>
        </w:rPr>
        <w:t xml:space="preserve">, lowering the </w:t>
      </w:r>
      <w:r w:rsidR="0021785E" w:rsidRPr="009F35C2">
        <w:rPr>
          <w:rFonts w:asciiTheme="minorHAnsi" w:eastAsia="Times New Roman" w:hAnsiTheme="minorHAnsi"/>
          <w:color w:val="000000" w:themeColor="text1"/>
          <w:lang w:val="en-GB"/>
        </w:rPr>
        <w:t xml:space="preserve">estimated degree of aggregation. </w:t>
      </w:r>
      <w:moveFromRangeStart w:id="117" w:author="Author" w:name="move536185910"/>
      <w:moveFrom w:id="118" w:author="Author">
        <w:ins w:id="119" w:author="Author">
          <w:r w:rsidR="00455E30" w:rsidDel="0073331A">
            <w:rPr>
              <w:rFonts w:asciiTheme="minorHAnsi" w:eastAsia="Times New Roman" w:hAnsiTheme="minorHAnsi"/>
              <w:color w:val="000000" w:themeColor="text1"/>
              <w:lang w:val="en-GB"/>
            </w:rPr>
            <w:t xml:space="preserve">In one month, the top quintile of households accounted for less than 20% of all infectious bites (the outlier in Fig. 2b and 2c).  </w:t>
          </w:r>
        </w:ins>
      </w:moveFrom>
      <w:moveFromRangeEnd w:id="117"/>
      <w:ins w:id="120" w:author="Author">
        <w:r w:rsidR="00455E30">
          <w:rPr>
            <w:rFonts w:asciiTheme="minorHAnsi" w:eastAsia="Times New Roman" w:hAnsiTheme="minorHAnsi"/>
            <w:color w:val="000000" w:themeColor="text1"/>
            <w:lang w:val="en-GB"/>
          </w:rPr>
          <w:t xml:space="preserve">The analysis </w:t>
        </w:r>
      </w:ins>
      <w:del w:id="121" w:author="Author">
        <w:r w:rsidRPr="009F35C2" w:rsidDel="00455E30">
          <w:rPr>
            <w:rFonts w:asciiTheme="minorHAnsi" w:eastAsia="Times New Roman" w:hAnsiTheme="minorHAnsi"/>
            <w:color w:val="000000" w:themeColor="text1"/>
            <w:lang w:val="en-GB"/>
          </w:rPr>
          <w:delText xml:space="preserve">The </w:delText>
        </w:r>
      </w:del>
    </w:p>
    <w:p w14:paraId="693ACEF6" w14:textId="037B9849" w:rsidR="00FF5225" w:rsidRDefault="00343489" w:rsidP="00455E30">
      <w:pPr>
        <w:spacing w:after="240" w:line="480" w:lineRule="auto"/>
        <w:ind w:firstLine="720"/>
        <w:rPr>
          <w:ins w:id="122" w:author="Author"/>
          <w:rFonts w:asciiTheme="minorHAnsi" w:eastAsia="Times New Roman" w:hAnsiTheme="minorHAnsi"/>
          <w:color w:val="000000" w:themeColor="text1"/>
          <w:lang w:val="en-GB"/>
        </w:rPr>
      </w:pPr>
      <w:del w:id="123" w:author="Author">
        <w:r w:rsidRPr="009F35C2" w:rsidDel="00455E30">
          <w:rPr>
            <w:rFonts w:asciiTheme="minorHAnsi" w:eastAsia="Times New Roman" w:hAnsiTheme="minorHAnsi"/>
            <w:color w:val="000000" w:themeColor="text1"/>
            <w:lang w:val="en-GB"/>
          </w:rPr>
          <w:delText xml:space="preserve">Pareto index </w:delText>
        </w:r>
      </w:del>
      <w:r w:rsidRPr="009F35C2">
        <w:rPr>
          <w:rFonts w:asciiTheme="minorHAnsi" w:eastAsia="Times New Roman" w:hAnsiTheme="minorHAnsi"/>
          <w:color w:val="000000" w:themeColor="text1"/>
          <w:lang w:val="en-GB"/>
        </w:rPr>
        <w:t xml:space="preserve">for </w:t>
      </w:r>
      <w:del w:id="124" w:author="Author">
        <w:r w:rsidRPr="009F35C2" w:rsidDel="00620AD6">
          <w:rPr>
            <w:rFonts w:asciiTheme="minorHAnsi" w:eastAsia="Times New Roman" w:hAnsiTheme="minorHAnsi"/>
            <w:color w:val="000000" w:themeColor="text1"/>
            <w:lang w:val="en-GB"/>
          </w:rPr>
          <w:delText xml:space="preserve">the distribution of bites </w:delText>
        </w:r>
        <w:r w:rsidR="00165B7F" w:rsidRPr="009F35C2" w:rsidDel="00620AD6">
          <w:rPr>
            <w:rFonts w:asciiTheme="minorHAnsi" w:eastAsia="Times New Roman" w:hAnsiTheme="minorHAnsi"/>
            <w:color w:val="000000" w:themeColor="text1"/>
            <w:lang w:val="en-GB"/>
          </w:rPr>
          <w:delText>in each month</w:delText>
        </w:r>
      </w:del>
      <w:ins w:id="125" w:author="Author">
        <w:del w:id="126" w:author="Author">
          <w:r w:rsidR="00620AD6" w:rsidDel="00AB1D7E">
            <w:rPr>
              <w:rFonts w:asciiTheme="minorHAnsi" w:eastAsia="Times New Roman" w:hAnsiTheme="minorHAnsi"/>
              <w:color w:val="000000" w:themeColor="text1"/>
              <w:lang w:val="en-GB"/>
            </w:rPr>
            <w:delText>superspread</w:delText>
          </w:r>
        </w:del>
        <w:r w:rsidR="00AB1D7E">
          <w:rPr>
            <w:rFonts w:asciiTheme="minorHAnsi" w:eastAsia="Times New Roman" w:hAnsiTheme="minorHAnsi"/>
            <w:color w:val="000000" w:themeColor="text1"/>
            <w:lang w:val="en-GB"/>
          </w:rPr>
          <w:t>super-spread</w:t>
        </w:r>
        <w:r w:rsidR="00620AD6">
          <w:rPr>
            <w:rFonts w:asciiTheme="minorHAnsi" w:eastAsia="Times New Roman" w:hAnsiTheme="minorHAnsi"/>
            <w:color w:val="000000" w:themeColor="text1"/>
            <w:lang w:val="en-GB"/>
          </w:rPr>
          <w:t>ing</w:t>
        </w:r>
      </w:ins>
      <w:r w:rsidR="0021785E" w:rsidRPr="009F35C2">
        <w:rPr>
          <w:rFonts w:asciiTheme="minorHAnsi" w:eastAsia="Times New Roman" w:hAnsiTheme="minorHAnsi"/>
          <w:color w:val="000000" w:themeColor="text1"/>
          <w:lang w:val="en-GB"/>
        </w:rPr>
        <w:t xml:space="preserve"> thus</w:t>
      </w:r>
      <w:r w:rsidR="00165B7F" w:rsidRPr="009F35C2">
        <w:rPr>
          <w:rFonts w:asciiTheme="minorHAnsi" w:eastAsia="Times New Roman" w:hAnsiTheme="minorHAnsi"/>
          <w:color w:val="000000" w:themeColor="text1"/>
          <w:lang w:val="en-GB"/>
        </w:rPr>
        <w:t xml:space="preserve"> overestimates</w:t>
      </w:r>
      <w:r w:rsidRPr="009F35C2">
        <w:rPr>
          <w:rFonts w:asciiTheme="minorHAnsi" w:eastAsia="Times New Roman" w:hAnsiTheme="minorHAnsi"/>
          <w:color w:val="000000" w:themeColor="text1"/>
          <w:lang w:val="en-GB"/>
        </w:rPr>
        <w:t xml:space="preserve"> the </w:t>
      </w:r>
      <w:del w:id="127" w:author="Author">
        <w:r w:rsidRPr="009F35C2" w:rsidDel="00455E30">
          <w:rPr>
            <w:rFonts w:asciiTheme="minorHAnsi" w:eastAsia="Times New Roman" w:hAnsiTheme="minorHAnsi"/>
            <w:color w:val="000000" w:themeColor="text1"/>
            <w:lang w:val="en-GB"/>
          </w:rPr>
          <w:delText xml:space="preserve">fraction </w:delText>
        </w:r>
      </w:del>
      <w:ins w:id="128" w:author="Author">
        <w:r w:rsidR="00455E30">
          <w:rPr>
            <w:rFonts w:asciiTheme="minorHAnsi" w:eastAsia="Times New Roman" w:hAnsiTheme="minorHAnsi"/>
            <w:color w:val="000000" w:themeColor="text1"/>
            <w:lang w:val="en-GB"/>
          </w:rPr>
          <w:t>proportion</w:t>
        </w:r>
        <w:r w:rsidR="00455E30" w:rsidRPr="009F35C2">
          <w:rPr>
            <w:rFonts w:asciiTheme="minorHAnsi" w:eastAsia="Times New Roman" w:hAnsiTheme="minorHAnsi"/>
            <w:color w:val="000000" w:themeColor="text1"/>
            <w:lang w:val="en-GB"/>
          </w:rPr>
          <w:t xml:space="preserve"> </w:t>
        </w:r>
      </w:ins>
      <w:r w:rsidRPr="009F35C2">
        <w:rPr>
          <w:rFonts w:asciiTheme="minorHAnsi" w:eastAsia="Times New Roman" w:hAnsiTheme="minorHAnsi"/>
          <w:color w:val="000000" w:themeColor="text1"/>
          <w:lang w:val="en-GB"/>
        </w:rPr>
        <w:t xml:space="preserve">of exposure that is targetable because it selects a different set of highly exposed households each month. Because of environmental variability, the </w:t>
      </w:r>
      <w:del w:id="129" w:author="Author">
        <w:r w:rsidRPr="009F35C2" w:rsidDel="00620AD6">
          <w:rPr>
            <w:rFonts w:asciiTheme="minorHAnsi" w:eastAsia="Times New Roman" w:hAnsiTheme="minorHAnsi"/>
            <w:color w:val="000000" w:themeColor="text1"/>
            <w:lang w:val="en-GB"/>
          </w:rPr>
          <w:delText xml:space="preserve">modified </w:delText>
        </w:r>
      </w:del>
      <w:r w:rsidRPr="009F35C2">
        <w:rPr>
          <w:rFonts w:asciiTheme="minorHAnsi" w:eastAsia="Times New Roman" w:hAnsiTheme="minorHAnsi"/>
          <w:color w:val="000000" w:themeColor="text1"/>
          <w:lang w:val="en-GB"/>
        </w:rPr>
        <w:t>Pareto</w:t>
      </w:r>
      <w:ins w:id="130" w:author="Author">
        <w:r w:rsidR="00620AD6">
          <w:rPr>
            <w:rFonts w:asciiTheme="minorHAnsi" w:eastAsia="Times New Roman" w:hAnsiTheme="minorHAnsi"/>
            <w:color w:val="000000" w:themeColor="text1"/>
            <w:lang w:val="en-GB"/>
          </w:rPr>
          <w:t xml:space="preserve"> statistics for </w:t>
        </w:r>
        <w:del w:id="131" w:author="Author">
          <w:r w:rsidR="00620AD6" w:rsidDel="00AB1D7E">
            <w:rPr>
              <w:rFonts w:asciiTheme="minorHAnsi" w:eastAsia="Times New Roman" w:hAnsiTheme="minorHAnsi"/>
              <w:color w:val="000000" w:themeColor="text1"/>
              <w:lang w:val="en-GB"/>
            </w:rPr>
            <w:delText>superspread</w:delText>
          </w:r>
        </w:del>
        <w:r w:rsidR="00AB1D7E">
          <w:rPr>
            <w:rFonts w:asciiTheme="minorHAnsi" w:eastAsia="Times New Roman" w:hAnsiTheme="minorHAnsi"/>
            <w:color w:val="000000" w:themeColor="text1"/>
            <w:lang w:val="en-GB"/>
          </w:rPr>
          <w:t>super-spread</w:t>
        </w:r>
        <w:r w:rsidR="00620AD6">
          <w:rPr>
            <w:rFonts w:asciiTheme="minorHAnsi" w:eastAsia="Times New Roman" w:hAnsiTheme="minorHAnsi"/>
            <w:color w:val="000000" w:themeColor="text1"/>
            <w:lang w:val="en-GB"/>
          </w:rPr>
          <w:t xml:space="preserve">ers </w:t>
        </w:r>
      </w:ins>
      <w:del w:id="132" w:author="Author">
        <w:r w:rsidRPr="009F35C2" w:rsidDel="00620AD6">
          <w:rPr>
            <w:rFonts w:asciiTheme="minorHAnsi" w:eastAsia="Times New Roman" w:hAnsiTheme="minorHAnsi"/>
            <w:color w:val="000000" w:themeColor="text1"/>
            <w:lang w:val="en-GB"/>
          </w:rPr>
          <w:delText xml:space="preserve"> is </w:delText>
        </w:r>
      </w:del>
      <w:r w:rsidRPr="009F35C2">
        <w:rPr>
          <w:rFonts w:asciiTheme="minorHAnsi" w:eastAsia="Times New Roman" w:hAnsiTheme="minorHAnsi"/>
          <w:color w:val="000000" w:themeColor="text1"/>
          <w:lang w:val="en-GB"/>
        </w:rPr>
        <w:t xml:space="preserve">necessarily </w:t>
      </w:r>
      <w:ins w:id="133" w:author="Author">
        <w:r w:rsidR="00620AD6">
          <w:rPr>
            <w:rFonts w:asciiTheme="minorHAnsi" w:eastAsia="Times New Roman" w:hAnsiTheme="minorHAnsi"/>
            <w:color w:val="000000" w:themeColor="text1"/>
            <w:lang w:val="en-GB"/>
          </w:rPr>
          <w:t xml:space="preserve">indicate less aggregation than </w:t>
        </w:r>
      </w:ins>
      <w:del w:id="134" w:author="Author">
        <w:r w:rsidRPr="009F35C2" w:rsidDel="00620AD6">
          <w:rPr>
            <w:rFonts w:asciiTheme="minorHAnsi" w:eastAsia="Times New Roman" w:hAnsiTheme="minorHAnsi"/>
            <w:color w:val="000000" w:themeColor="text1"/>
            <w:lang w:val="en-GB"/>
          </w:rPr>
          <w:lastRenderedPageBreak/>
          <w:delText xml:space="preserve">lower </w:delText>
        </w:r>
        <w:r w:rsidRPr="009F35C2" w:rsidDel="00455D86">
          <w:rPr>
            <w:rFonts w:asciiTheme="minorHAnsi" w:eastAsia="Times New Roman" w:hAnsiTheme="minorHAnsi"/>
            <w:color w:val="000000" w:themeColor="text1"/>
            <w:lang w:val="en-GB"/>
          </w:rPr>
          <w:delText xml:space="preserve">than </w:delText>
        </w:r>
        <w:r w:rsidRPr="009F35C2" w:rsidDel="00251595">
          <w:rPr>
            <w:rFonts w:asciiTheme="minorHAnsi" w:eastAsia="Times New Roman" w:hAnsiTheme="minorHAnsi"/>
            <w:color w:val="000000" w:themeColor="text1"/>
            <w:lang w:val="en-GB"/>
          </w:rPr>
          <w:delText>the Pareto</w:delText>
        </w:r>
      </w:del>
      <w:ins w:id="135" w:author="Author">
        <w:del w:id="136" w:author="Author">
          <w:r w:rsidR="00620AD6" w:rsidDel="00251595">
            <w:rPr>
              <w:rFonts w:asciiTheme="minorHAnsi" w:eastAsia="Times New Roman" w:hAnsiTheme="minorHAnsi"/>
              <w:color w:val="000000" w:themeColor="text1"/>
              <w:lang w:val="en-GB"/>
            </w:rPr>
            <w:delText xml:space="preserve"> </w:delText>
          </w:r>
        </w:del>
        <w:r w:rsidR="00620AD6">
          <w:rPr>
            <w:rFonts w:asciiTheme="minorHAnsi" w:eastAsia="Times New Roman" w:hAnsiTheme="minorHAnsi"/>
            <w:color w:val="000000" w:themeColor="text1"/>
            <w:lang w:val="en-GB"/>
          </w:rPr>
          <w:t xml:space="preserve">for </w:t>
        </w:r>
        <w:del w:id="137" w:author="Author">
          <w:r w:rsidR="00620AD6" w:rsidDel="00AB1D7E">
            <w:rPr>
              <w:rFonts w:asciiTheme="minorHAnsi" w:eastAsia="Times New Roman" w:hAnsiTheme="minorHAnsi"/>
              <w:color w:val="000000" w:themeColor="text1"/>
              <w:lang w:val="en-GB"/>
            </w:rPr>
            <w:delText>superspread</w:delText>
          </w:r>
        </w:del>
        <w:r w:rsidR="00AB1D7E">
          <w:rPr>
            <w:rFonts w:asciiTheme="minorHAnsi" w:eastAsia="Times New Roman" w:hAnsiTheme="minorHAnsi"/>
            <w:color w:val="000000" w:themeColor="text1"/>
            <w:lang w:val="en-GB"/>
          </w:rPr>
          <w:t>super-spread</w:t>
        </w:r>
        <w:r w:rsidR="00620AD6">
          <w:rPr>
            <w:rFonts w:asciiTheme="minorHAnsi" w:eastAsia="Times New Roman" w:hAnsiTheme="minorHAnsi"/>
            <w:color w:val="000000" w:themeColor="text1"/>
            <w:lang w:val="en-GB"/>
          </w:rPr>
          <w:t>ing</w:t>
        </w:r>
      </w:ins>
      <w:r w:rsidRPr="009F35C2">
        <w:rPr>
          <w:rFonts w:asciiTheme="minorHAnsi" w:eastAsia="Times New Roman" w:hAnsiTheme="minorHAnsi"/>
          <w:color w:val="000000" w:themeColor="text1"/>
          <w:lang w:val="en-GB"/>
        </w:rPr>
        <w:t xml:space="preserve">, </w:t>
      </w:r>
      <w:ins w:id="138" w:author="Author">
        <w:r w:rsidR="00455D86">
          <w:rPr>
            <w:rFonts w:asciiTheme="minorHAnsi" w:eastAsia="Times New Roman" w:hAnsiTheme="minorHAnsi"/>
            <w:color w:val="000000" w:themeColor="text1"/>
            <w:lang w:val="en-GB"/>
          </w:rPr>
          <w:t xml:space="preserve">but the statistics for super-spreaders are </w:t>
        </w:r>
        <w:del w:id="139" w:author="Author">
          <w:r w:rsidR="00251595" w:rsidDel="00455D86">
            <w:rPr>
              <w:rFonts w:asciiTheme="minorHAnsi" w:eastAsia="Times New Roman" w:hAnsiTheme="minorHAnsi"/>
              <w:color w:val="000000" w:themeColor="text1"/>
              <w:lang w:val="en-GB"/>
            </w:rPr>
            <w:delText xml:space="preserve">which </w:delText>
          </w:r>
        </w:del>
      </w:ins>
      <w:del w:id="140" w:author="Author">
        <w:r w:rsidRPr="009F35C2" w:rsidDel="00455D86">
          <w:rPr>
            <w:rFonts w:asciiTheme="minorHAnsi" w:eastAsia="Times New Roman" w:hAnsiTheme="minorHAnsi"/>
            <w:color w:val="000000" w:themeColor="text1"/>
            <w:lang w:val="en-GB"/>
          </w:rPr>
          <w:delText xml:space="preserve">but it is </w:delText>
        </w:r>
      </w:del>
      <w:r w:rsidRPr="009F35C2">
        <w:rPr>
          <w:rFonts w:asciiTheme="minorHAnsi" w:eastAsia="Times New Roman" w:hAnsiTheme="minorHAnsi"/>
          <w:color w:val="000000" w:themeColor="text1"/>
          <w:lang w:val="en-GB"/>
        </w:rPr>
        <w:t xml:space="preserve">a better measure of the likely impact of targeting. </w:t>
      </w:r>
      <w:del w:id="141" w:author="Author">
        <w:r w:rsidRPr="009F35C2" w:rsidDel="002C62E0">
          <w:rPr>
            <w:rFonts w:asciiTheme="minorHAnsi" w:eastAsia="Times New Roman" w:hAnsiTheme="minorHAnsi"/>
            <w:color w:val="000000" w:themeColor="text1"/>
            <w:lang w:val="en-GB"/>
          </w:rPr>
          <w:delText>Using the modified Pareto distribution</w:delText>
        </w:r>
      </w:del>
      <w:ins w:id="142" w:author="Author">
        <w:r w:rsidR="002C62E0">
          <w:rPr>
            <w:rFonts w:asciiTheme="minorHAnsi" w:eastAsia="Times New Roman" w:hAnsiTheme="minorHAnsi"/>
            <w:color w:val="000000" w:themeColor="text1"/>
            <w:lang w:val="en-GB"/>
          </w:rPr>
          <w:t xml:space="preserve">For </w:t>
        </w:r>
        <w:del w:id="143" w:author="Author">
          <w:r w:rsidR="002C62E0" w:rsidDel="00AB1D7E">
            <w:rPr>
              <w:rFonts w:asciiTheme="minorHAnsi" w:eastAsia="Times New Roman" w:hAnsiTheme="minorHAnsi"/>
              <w:color w:val="000000" w:themeColor="text1"/>
              <w:lang w:val="en-GB"/>
            </w:rPr>
            <w:delText>superspread</w:delText>
          </w:r>
        </w:del>
        <w:r w:rsidR="00AB1D7E">
          <w:rPr>
            <w:rFonts w:asciiTheme="minorHAnsi" w:eastAsia="Times New Roman" w:hAnsiTheme="minorHAnsi"/>
            <w:color w:val="000000" w:themeColor="text1"/>
            <w:lang w:val="en-GB"/>
          </w:rPr>
          <w:t>super-spread</w:t>
        </w:r>
        <w:r w:rsidR="002C62E0">
          <w:rPr>
            <w:rFonts w:asciiTheme="minorHAnsi" w:eastAsia="Times New Roman" w:hAnsiTheme="minorHAnsi"/>
            <w:color w:val="000000" w:themeColor="text1"/>
            <w:lang w:val="en-GB"/>
          </w:rPr>
          <w:t>ers</w:t>
        </w:r>
      </w:ins>
      <w:r w:rsidRPr="009F35C2">
        <w:rPr>
          <w:rFonts w:asciiTheme="minorHAnsi" w:eastAsia="Times New Roman" w:hAnsiTheme="minorHAnsi"/>
          <w:color w:val="000000" w:themeColor="text1"/>
          <w:lang w:val="en-GB"/>
        </w:rPr>
        <w:t xml:space="preserve">, the fraction of bites and infectious bites on the top 20% was substantially </w:t>
      </w:r>
      <w:r w:rsidR="00476059">
        <w:rPr>
          <w:rFonts w:asciiTheme="minorHAnsi" w:eastAsia="Times New Roman" w:hAnsiTheme="minorHAnsi"/>
          <w:color w:val="000000" w:themeColor="text1"/>
          <w:lang w:val="en-GB"/>
        </w:rPr>
        <w:t>lower</w:t>
      </w:r>
      <w:r w:rsidRPr="009F35C2">
        <w:rPr>
          <w:rFonts w:asciiTheme="minorHAnsi" w:eastAsia="Times New Roman" w:hAnsiTheme="minorHAnsi"/>
          <w:color w:val="000000" w:themeColor="text1"/>
          <w:lang w:val="en-GB"/>
        </w:rPr>
        <w:t>, ranging from 70% down to 40% (Figs</w:t>
      </w:r>
      <w:r w:rsidR="006F0C8E">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2b and 2d). </w:t>
      </w:r>
      <w:ins w:id="144" w:author="Author">
        <w:r w:rsidR="0073331A">
          <w:rPr>
            <w:rFonts w:asciiTheme="minorHAnsi" w:eastAsia="Times New Roman" w:hAnsiTheme="minorHAnsi"/>
            <w:color w:val="000000" w:themeColor="text1"/>
            <w:lang w:val="en-GB"/>
          </w:rPr>
          <w:t xml:space="preserve">Because the analysis focuses on super-spreaders, it may not be true that the top 20% account for at least 20% of the bites in every month.  Here, </w:t>
        </w:r>
      </w:ins>
      <w:moveToRangeStart w:id="145" w:author="Author" w:name="move536185910"/>
      <w:moveTo w:id="146" w:author="Author">
        <w:del w:id="147" w:author="Author">
          <w:r w:rsidR="0073331A" w:rsidDel="0073331A">
            <w:rPr>
              <w:rFonts w:asciiTheme="minorHAnsi" w:eastAsia="Times New Roman" w:hAnsiTheme="minorHAnsi"/>
              <w:color w:val="000000" w:themeColor="text1"/>
              <w:lang w:val="en-GB"/>
            </w:rPr>
            <w:delText>I</w:delText>
          </w:r>
        </w:del>
      </w:moveTo>
      <w:ins w:id="148" w:author="Author">
        <w:r w:rsidR="0073331A">
          <w:rPr>
            <w:rFonts w:asciiTheme="minorHAnsi" w:eastAsia="Times New Roman" w:hAnsiTheme="minorHAnsi"/>
            <w:color w:val="000000" w:themeColor="text1"/>
            <w:lang w:val="en-GB"/>
          </w:rPr>
          <w:t>i</w:t>
        </w:r>
      </w:ins>
      <w:moveTo w:id="149" w:author="Author">
        <w:r w:rsidR="0073331A">
          <w:rPr>
            <w:rFonts w:asciiTheme="minorHAnsi" w:eastAsia="Times New Roman" w:hAnsiTheme="minorHAnsi"/>
            <w:color w:val="000000" w:themeColor="text1"/>
            <w:lang w:val="en-GB"/>
          </w:rPr>
          <w:t>n one month, the top quintile of households accounted for less than 20% of all infectious bites (the outlier</w:t>
        </w:r>
      </w:moveTo>
      <w:ins w:id="150" w:author="Author">
        <w:r w:rsidR="006D6963">
          <w:rPr>
            <w:rFonts w:asciiTheme="minorHAnsi" w:eastAsia="Times New Roman" w:hAnsiTheme="minorHAnsi"/>
            <w:color w:val="000000" w:themeColor="text1"/>
            <w:lang w:val="en-GB"/>
          </w:rPr>
          <w:t>s</w:t>
        </w:r>
      </w:ins>
      <w:moveTo w:id="151" w:author="Author">
        <w:r w:rsidR="0073331A">
          <w:rPr>
            <w:rFonts w:asciiTheme="minorHAnsi" w:eastAsia="Times New Roman" w:hAnsiTheme="minorHAnsi"/>
            <w:color w:val="000000" w:themeColor="text1"/>
            <w:lang w:val="en-GB"/>
          </w:rPr>
          <w:t xml:space="preserve"> in Fig. 2b and 2c</w:t>
        </w:r>
      </w:moveTo>
      <w:ins w:id="152" w:author="Author">
        <w:r w:rsidR="006D6963">
          <w:rPr>
            <w:rFonts w:asciiTheme="minorHAnsi" w:eastAsia="Times New Roman" w:hAnsiTheme="minorHAnsi"/>
            <w:color w:val="000000" w:themeColor="text1"/>
            <w:lang w:val="en-GB"/>
          </w:rPr>
          <w:t xml:space="preserve"> and Table 1</w:t>
        </w:r>
      </w:ins>
      <w:moveTo w:id="153" w:author="Author">
        <w:r w:rsidR="0073331A">
          <w:rPr>
            <w:rFonts w:asciiTheme="minorHAnsi" w:eastAsia="Times New Roman" w:hAnsiTheme="minorHAnsi"/>
            <w:color w:val="000000" w:themeColor="text1"/>
            <w:lang w:val="en-GB"/>
          </w:rPr>
          <w:t>).</w:t>
        </w:r>
      </w:moveTo>
      <w:moveToRangeEnd w:id="145"/>
    </w:p>
    <w:p w14:paraId="729B04F9" w14:textId="5ABF0333" w:rsidR="00BC53F4" w:rsidRPr="00BC53F4" w:rsidRDefault="00BC53F4">
      <w:pPr>
        <w:spacing w:line="480" w:lineRule="auto"/>
        <w:ind w:firstLine="720"/>
        <w:rPr>
          <w:ins w:id="154" w:author="Author"/>
          <w:rFonts w:asciiTheme="minorHAnsi" w:hAnsiTheme="minorHAnsi"/>
          <w:color w:val="000000" w:themeColor="text1"/>
          <w:lang w:val="en-GB"/>
          <w:rPrChange w:id="155" w:author="Author">
            <w:rPr>
              <w:ins w:id="156" w:author="Author"/>
              <w:rFonts w:asciiTheme="minorHAnsi" w:eastAsia="Times New Roman" w:hAnsiTheme="minorHAnsi"/>
              <w:color w:val="000000" w:themeColor="text1"/>
              <w:lang w:val="en-GB"/>
            </w:rPr>
          </w:rPrChange>
        </w:rPr>
        <w:pPrChange w:id="157" w:author="Author">
          <w:pPr>
            <w:spacing w:after="240" w:line="480" w:lineRule="auto"/>
            <w:ind w:firstLine="720"/>
          </w:pPr>
        </w:pPrChange>
      </w:pPr>
      <w:ins w:id="158" w:author="Author">
        <w:r>
          <w:rPr>
            <w:rFonts w:asciiTheme="minorHAnsi" w:hAnsiTheme="minorHAnsi"/>
            <w:color w:val="000000" w:themeColor="text1"/>
            <w:lang w:val="en-GB"/>
          </w:rPr>
          <w:t xml:space="preserve">The utility of the Pareto analysis is at least partly limited when the data are dominated by zero counts, as they are for HBR at the lowest intensities and for EIR at two of the sites. When there are only a handful of positive observations, the Pareto analysis reports that fact almost tautologically. </w:t>
        </w:r>
        <w:del w:id="159" w:author="Author">
          <w:r w:rsidDel="006D6963">
            <w:rPr>
              <w:rFonts w:asciiTheme="minorHAnsi" w:hAnsiTheme="minorHAnsi"/>
              <w:color w:val="000000" w:themeColor="text1"/>
              <w:lang w:val="en-GB"/>
            </w:rPr>
            <w:delText>Despite that</w:delText>
          </w:r>
        </w:del>
        <w:r w:rsidR="006D6963">
          <w:rPr>
            <w:rFonts w:asciiTheme="minorHAnsi" w:hAnsiTheme="minorHAnsi"/>
            <w:color w:val="000000" w:themeColor="text1"/>
            <w:lang w:val="en-GB"/>
          </w:rPr>
          <w:t>With that caveat</w:t>
        </w:r>
        <w:r>
          <w:rPr>
            <w:rFonts w:asciiTheme="minorHAnsi" w:hAnsiTheme="minorHAnsi"/>
            <w:color w:val="000000" w:themeColor="text1"/>
            <w:lang w:val="en-GB"/>
          </w:rPr>
          <w:t>,</w:t>
        </w:r>
        <w:r w:rsidR="00C46C56">
          <w:rPr>
            <w:rFonts w:asciiTheme="minorHAnsi" w:hAnsiTheme="minorHAnsi"/>
            <w:color w:val="000000" w:themeColor="text1"/>
            <w:lang w:val="en-GB"/>
          </w:rPr>
          <w:t xml:space="preserve"> we note that</w:t>
        </w:r>
        <w:r>
          <w:rPr>
            <w:rFonts w:asciiTheme="minorHAnsi" w:hAnsiTheme="minorHAnsi"/>
            <w:color w:val="000000" w:themeColor="text1"/>
            <w:lang w:val="en-GB"/>
          </w:rPr>
          <w:t xml:space="preserve"> the super-spreaders analysis for EIR suggests that there is virtually no relationship between </w:t>
        </w:r>
        <w:del w:id="160" w:author="Author">
          <w:r w:rsidDel="00ED2CCD">
            <w:rPr>
              <w:rFonts w:asciiTheme="minorHAnsi" w:hAnsiTheme="minorHAnsi"/>
              <w:color w:val="000000" w:themeColor="text1"/>
              <w:lang w:val="en-GB"/>
            </w:rPr>
            <w:delText>superspreading</w:delText>
          </w:r>
        </w:del>
        <w:r w:rsidR="00ED2CCD">
          <w:rPr>
            <w:rFonts w:asciiTheme="minorHAnsi" w:hAnsiTheme="minorHAnsi"/>
            <w:color w:val="000000" w:themeColor="text1"/>
            <w:lang w:val="en-GB"/>
          </w:rPr>
          <w:t>super-spreading</w:t>
        </w:r>
        <w:r>
          <w:rPr>
            <w:rFonts w:asciiTheme="minorHAnsi" w:hAnsiTheme="minorHAnsi"/>
            <w:color w:val="000000" w:themeColor="text1"/>
            <w:lang w:val="en-GB"/>
          </w:rPr>
          <w:t xml:space="preserve"> and </w:t>
        </w:r>
        <w:del w:id="161" w:author="Author">
          <w:r w:rsidDel="00ED2CCD">
            <w:rPr>
              <w:rFonts w:asciiTheme="minorHAnsi" w:hAnsiTheme="minorHAnsi"/>
              <w:color w:val="000000" w:themeColor="text1"/>
              <w:lang w:val="en-GB"/>
            </w:rPr>
            <w:delText>superspreader</w:delText>
          </w:r>
        </w:del>
        <w:r w:rsidR="00ED2CCD">
          <w:rPr>
            <w:rFonts w:asciiTheme="minorHAnsi" w:hAnsiTheme="minorHAnsi"/>
            <w:color w:val="000000" w:themeColor="text1"/>
            <w:lang w:val="en-GB"/>
          </w:rPr>
          <w:t>super-spreader</w:t>
        </w:r>
        <w:r>
          <w:rPr>
            <w:rFonts w:asciiTheme="minorHAnsi" w:hAnsiTheme="minorHAnsi"/>
            <w:color w:val="000000" w:themeColor="text1"/>
            <w:lang w:val="en-GB"/>
          </w:rPr>
          <w:t xml:space="preserve">s. There was, in fact, very little indication of any Pareto pattern for </w:t>
        </w:r>
        <w:del w:id="162" w:author="Author">
          <w:r w:rsidDel="00ED2CCD">
            <w:rPr>
              <w:rFonts w:asciiTheme="minorHAnsi" w:hAnsiTheme="minorHAnsi"/>
              <w:color w:val="000000" w:themeColor="text1"/>
              <w:lang w:val="en-GB"/>
            </w:rPr>
            <w:delText>superspreader</w:delText>
          </w:r>
        </w:del>
        <w:r w:rsidR="00ED2CCD">
          <w:rPr>
            <w:rFonts w:asciiTheme="minorHAnsi" w:hAnsiTheme="minorHAnsi"/>
            <w:color w:val="000000" w:themeColor="text1"/>
            <w:lang w:val="en-GB"/>
          </w:rPr>
          <w:t>super-spreader</w:t>
        </w:r>
        <w:r>
          <w:rPr>
            <w:rFonts w:asciiTheme="minorHAnsi" w:hAnsiTheme="minorHAnsi"/>
            <w:color w:val="000000" w:themeColor="text1"/>
            <w:lang w:val="en-GB"/>
          </w:rPr>
          <w:t xml:space="preserve">s in the EIR counts data. This is perhaps due to the expectation that infectious bites, being found only in older mosquitoes, should tend to be more widely dispersed. </w:t>
        </w:r>
      </w:ins>
    </w:p>
    <w:p w14:paraId="5E56330B" w14:textId="62C52629" w:rsidR="00C91B31" w:rsidRPr="009F35C2" w:rsidDel="00C91B31" w:rsidRDefault="00C91B31" w:rsidP="00455E30">
      <w:pPr>
        <w:spacing w:after="240" w:line="480" w:lineRule="auto"/>
        <w:ind w:firstLine="720"/>
        <w:rPr>
          <w:del w:id="163" w:author="Author"/>
          <w:rFonts w:asciiTheme="minorHAnsi" w:hAnsiTheme="minorHAnsi" w:cs="Arial"/>
          <w:color w:val="000000" w:themeColor="text1"/>
          <w:lang w:val="en-GB"/>
        </w:rPr>
      </w:pPr>
    </w:p>
    <w:p w14:paraId="36387D42" w14:textId="78E5E482" w:rsidR="00254640" w:rsidRDefault="003F43B2" w:rsidP="009F35C2">
      <w:pPr>
        <w:spacing w:line="480" w:lineRule="auto"/>
        <w:ind w:firstLine="720"/>
        <w:rP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Theory suggests that heterogeneous biting</w:t>
      </w:r>
      <w:r w:rsidR="00962987" w:rsidRPr="009F35C2">
        <w:rPr>
          <w:rFonts w:asciiTheme="minorHAnsi" w:eastAsia="Times New Roman" w:hAnsiTheme="minorHAnsi"/>
          <w:color w:val="000000" w:themeColor="text1"/>
          <w:lang w:val="en-GB"/>
        </w:rPr>
        <w:t xml:space="preserve"> through super-spreaders</w:t>
      </w:r>
      <w:r w:rsidRPr="009F35C2">
        <w:rPr>
          <w:rFonts w:asciiTheme="minorHAnsi" w:eastAsia="Times New Roman" w:hAnsiTheme="minorHAnsi"/>
          <w:color w:val="000000" w:themeColor="text1"/>
          <w:lang w:val="en-GB"/>
        </w:rPr>
        <w:t xml:space="preserve"> plays an important role in sustaining transmission; populations are more readily invaded by malaria parasites in models where biting is concentrated on a few individuals. Heterogeneous biting amplifies transmission between mosquitoes because those humans who are most frequently bitten are most likely to become infected, which leads to a greater expectation of infections in other mosquitoes</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32&lt;/priority&gt;&lt;uuid&gt;84F27728-B104-4007-8AEF-1A7CB468C9B7&lt;/uuid&gt;&lt;publications&gt;&lt;publication&gt;&lt;subtype&gt;-1000&lt;/subtype&gt;&lt;place&gt;Berlin&lt;/place&gt;&lt;publisher&gt;Springer-Verlag&lt;/publisher&gt;&lt;location&gt;200,4,52.5191710,13.4060912&lt;/location&gt;&lt;title&gt;Models for vector-borne parasitic diseases&lt;/title&gt;&lt;publication_date&gt;99198000001200000000200000&lt;/publication_date&gt;&lt;uuid&gt;997770A7-1B86-4A9C-9151-F89B1FC27A0A&lt;/uuid&gt;&lt;type&gt;-1000&lt;/type&gt;&lt;number&gt;39&lt;/number&gt;&lt;citekey&gt;Dietz:1980um&lt;/citekey&gt;&lt;startpage&gt;264&lt;/startpage&gt;&lt;endpage&gt;277&lt;/endpage&gt;&lt;bundle&gt;&lt;publication&gt;&lt;subtype&gt;0&lt;/subtype&gt;&lt;place&gt;Berlin&lt;/place&gt;&lt;publisher&gt;Springer-Verlag&lt;/publisher&gt;&lt;location&gt;200,4,52.5191710,13.4060912&lt;/location&gt;&lt;title&gt;Vito Volterra Symposium on Mathematical Models in biology&lt;/title&gt;&lt;publication_date&gt;99198000001200000000200000&lt;/publication_date&gt;&lt;uuid&gt;093573F2-240D-446A-AFFE-34896D1408D8&lt;/uuid&gt;&lt;type&gt;0&lt;/type&gt;&lt;citekey&gt;Anonymous:1980vo&lt;/citekey&gt;&lt;/publication&gt;&lt;/bundle&gt;&lt;authors&gt;&lt;author&gt;&lt;lastName&gt;Dietz&lt;/lastName&gt;&lt;firstName&gt;Klaus&lt;/firstName&gt;&lt;/author&gt;&lt;/authors&gt;&lt;editors&gt;&lt;author&gt;&lt;lastName&gt;Barigozzi&lt;/lastName&gt;&lt;firstName&gt;Claudio&lt;/firstName&gt;&lt;/author&gt;&lt;author&gt;&lt;lastName&gt;Levin&lt;/lastName&gt;&lt;firstName&gt;Simon&lt;/firstName&gt;&lt;middleNames&gt;A&lt;/middleNames&gt;&lt;/author&gt;&lt;/editors&gt;&lt;/publication&gt;&lt;publication&gt;&lt;subtype&gt;-1000&lt;/subtype&gt;&lt;place&gt;New York&lt;/place&gt;&lt;publisher&gt;Churchill Livingstone&lt;/publisher&gt;&lt;location&gt;200,4,55.9532520,-3.1882670&lt;/location&gt;&lt;title&gt;Mathematical models for transmission and control of malaria&lt;/title&gt;&lt;url&gt;http://www.worldcat.org/title/malaria-1/oclc/310943664&lt;/url&gt;&lt;publication_date&gt;99198803011200000000222000&lt;/publication_date&gt;&lt;uuid&gt;8678FFA8-3CC3-4EBA-AAA3-FB916892B04C&lt;/uuid&gt;&lt;type&gt;-1000&lt;/type&gt;&lt;number&gt;37&lt;/number&gt;&lt;citekey&gt;Dietz:1988vt&lt;/citekey&gt;&lt;startpage&gt;1091&lt;/startpage&gt;&lt;endpage&gt;1133&lt;/endpage&gt;&lt;bundle&gt;&lt;publication&gt;&lt;subtype&gt;0&lt;/subtype&gt;&lt;place&gt;New York&lt;/place&gt;&lt;publisher&gt;Churchill Livingstone&lt;/publisher&gt;&lt;location&gt;200,4,40.7143528,-74.0059731&lt;/location&gt;&lt;title&gt;Malaria &lt;/title&gt;&lt;url&gt;http://www.worldcat.org/title/malaria-principles-and-practice-of-malariology/oclc/15793746&lt;/url&gt;&lt;volume&gt;2&lt;/volume&gt;&lt;publication_date&gt;99198803011200000000222000&lt;/publication_date&gt;&lt;uuid&gt;56CBF1DB-E10D-4EE1-AF1A-B899B1B1F8E3&lt;/uuid&gt;&lt;type&gt;0&lt;/type&gt;&lt;citekey&gt;Wernsdorfer:1988wt&lt;/citekey&gt;&lt;subtitle&gt;Principles and Practice of Malariology&lt;/subtitle&gt;&lt;authors&gt;&lt;author&gt;&lt;lastName&gt;Wernsdorfer&lt;/lastName&gt;&lt;firstName&gt;W&lt;/firstName&gt;&lt;middleNames&gt;H&lt;/middleNames&gt;&lt;/author&gt;&lt;author&gt;&lt;lastName&gt;McGregor&lt;/lastName&gt;&lt;firstName&gt;Ian&lt;/firstName&gt;&lt;middleNames&gt;A&lt;/middleNames&gt;&lt;/author&gt;&lt;/authors&gt;&lt;editors&gt;&lt;author&gt;&lt;lastName&gt;Wernsdorfer&lt;/lastName&gt;&lt;firstName&gt;Walther&lt;/firstName&gt;&lt;middleNames&gt;H&lt;/middleNames&gt;&lt;/author&gt;&lt;author&gt;&lt;lastName&gt;McGregor&lt;/lastName&gt;&lt;firstName&gt;Ian&lt;/firstName&gt;&lt;middleNames&gt;A&lt;/middleNames&gt;&lt;/author&gt;&lt;/editors&gt;&lt;/publication&gt;&lt;/bundle&gt;&lt;authors&gt;&lt;author&gt;&lt;lastName&gt;Dietz&lt;/lastName&gt;&lt;firstName&gt;Klaus&lt;/firstName&gt;&lt;/author&gt;&lt;/authors&gt;&lt;editors&gt;&lt;author&gt;&lt;lastName&gt;Wernsdorfer&lt;/lastName&gt;&lt;firstName&gt;W&lt;/firstName&gt;&lt;/author&gt;&lt;author&gt;&lt;lastName&gt;McGregor&lt;/lastName&gt;&lt;firstName&gt;Ian&lt;/firstName&gt;&lt;middleNames&gt;A&lt;/middleNames&gt;&lt;/author&gt;&lt;/editors&gt;&lt;/publication&gt;&lt;publication&gt;&lt;subtype&gt;400&lt;/subtype&gt;&lt;title&gt;Population dynamics of mosquito-borne disease: effects of flies which bite some people more frequently than others&lt;/title&gt;&lt;url&gt;http://www.ncbi.nlm.nih.gov/entrez/query.fcgi?cmd=Retrieve&amp;amp;db=PubMed&amp;amp;dopt=Citation&amp;amp;list_uids=3727001&lt;/url&gt;&lt;volume&gt;80&lt;/volume&gt;&lt;publication_date&gt;99198600001200000000200000&lt;/publication_date&gt;&lt;uuid&gt;DC50C78F-8A53-4AC6-B3FB-484ADDF883EA&lt;/uuid&gt;&lt;version&gt;1986/01/01&lt;/version&gt;&lt;type&gt;400&lt;/type&gt;&lt;number&gt;1&lt;/number&gt;&lt;citekey&gt;Dye:1986wn&lt;/citekey&gt;&lt;subtitle&gt;Trans R Soc Trop Med Hyg&lt;/subtitle&gt;&lt;startpage&gt;69&lt;/startpage&gt;&lt;endpage&gt;77&lt;/endpage&gt;&lt;bundle&gt;&lt;publication&gt;&lt;title&gt;Transactions of the Royal Society of Tropical Medicine and Hygiene&lt;/title&gt;&lt;uuid&gt;E02CF6EB-7A6F-4397-8F01-64E284A62724&lt;/uuid&gt;&lt;subtype&gt;-100&lt;/subtype&gt;&lt;publisher&gt;Royal Society of Tropical Medicine and Hygiene&lt;/publisher&gt;&lt;type&gt;-100&lt;/type&gt;&lt;/publication&gt;&lt;/bundle&gt;&lt;authors&gt;&lt;author&gt;&lt;lastName&gt;Dye&lt;/lastName&gt;&lt;firstName&gt;Christopher&lt;/firstName&gt;&lt;/author&gt;&lt;author&gt;&lt;lastName&gt;Hasibeder&lt;/lastName&gt;&lt;firstName&gt;G&lt;/firstName&gt;&lt;/author&gt;&lt;/authors&gt;&lt;/publication&gt;&lt;publication&gt;&lt;subtype&gt;400&lt;/subtype&gt;&lt;title&gt;Stochasticity and heterogeneity in host-vector models&lt;/title&gt;&lt;url&gt;http://rsif.royalsocietypublishing.org/cgi/doi/10.1098/rsif.2007.1064&lt;/url&gt;&lt;volume&gt;4&lt;/volume&gt;&lt;publication_date&gt;99200710001200000000220000&lt;/publication_date&gt;&lt;uuid&gt;BFFC23E4-4EAB-4E9A-8A2A-9E762A73E5DC&lt;/uuid&gt;&lt;type&gt;400&lt;/type&gt;&lt;number&gt;16&lt;/number&gt;&lt;citekey&gt;Lloyd:2007bn&lt;/citekey&gt;&lt;subtitle&gt;Journal of the Royal Society Interface&lt;/subtitle&gt;&lt;doi&gt;10.1098/rsif.2007.1064&lt;/doi&gt;&lt;startpage&gt;851&lt;/startpage&gt;&lt;endpage&gt;863&lt;/endpage&gt;&lt;bundle&gt;&lt;publication&gt;&lt;title&gt;Journal of The Royal Society Interface&lt;/title&gt;&lt;uuid&gt;2EB09521-71E4-455D-9F5F-B68C108F3FA7&lt;/uuid&gt;&lt;subtype&gt;-100&lt;/subtype&gt;&lt;publisher&gt;&lt;/publisher&gt;&lt;type&gt;-100&lt;/type&gt;&lt;/publication&gt;&lt;/bundle&gt;&lt;authors&gt;&lt;author&gt;&lt;lastName&gt;Lloyd&lt;/lastName&gt;&lt;firstName&gt;Alun&lt;/firstName&gt;&lt;middleNames&gt;L&lt;/middleNames&gt;&lt;/author&gt;&lt;author&gt;&lt;lastName&gt;Zhang&lt;/lastName&gt;&lt;firstName&gt;J&lt;/firstName&gt;&lt;/author&gt;&lt;author&gt;&lt;lastName&gt;Root&lt;/lastName&gt;&lt;firstName&gt;A&lt;/firstName&gt;&lt;middleNames&gt;M&lt;/middleNames&gt;&lt;/author&gt;&lt;/authors&gt;&lt;/publication&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Home&amp;lt;/a&amp;gt;&amp;lt;/div&amp;gt;&amp;lt;/body&amp;gt;&amp;lt;/html&amp;gt;&lt;/location&gt;&lt;title&gt;The risk of a mosquito-borne infection in a heterogeneous environment&lt;/title&gt;&lt;url&gt;http://www.ncbi.nlm.nih.gov/entrez/query.fcgi?cmd=Retrieve&amp;amp;db=PubMed&amp;amp;dopt=Citation&amp;amp;list_uids=15510228&lt;/url&gt;&lt;volume&gt;2&lt;/volume&gt;&lt;publication_date&gt;99200411001200000000220000&lt;/publication_date&gt;&lt;uuid&gt;B005AD9C-674D-4938-8B04-395D6BB16F08&lt;/uuid&gt;&lt;version&gt;2004/10/29&lt;/version&gt;&lt;type&gt;400&lt;/type&gt;&lt;accepted_date&gt;99200408241200000000222000&lt;/accepted_date&gt;&lt;number&gt;11&lt;/number&gt;&lt;citekey&gt;Smith:2004fg&lt;/citekey&gt;&lt;subtitle&gt;PLoS Biol&lt;/subtitle&gt;&lt;doi&gt;10.1371/journal.pbio.0020368&lt;/doi&gt;&lt;submission_date&gt;99200401061200000000222000&lt;/submission_date&gt;&lt;institution&gt;Fogarty International Center, National Institutes of Health, Bethesda, Maryland, USA. smitdave@mail.nih.gov &amp;lt;smitdave@mail.nih.gov&amp;gt;&lt;/institution&gt;&lt;startpage&gt;e368&lt;/startpage&gt;&lt;bundle&gt;&lt;publication&gt;&lt;title&gt;PLoS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Dushoff&lt;/lastName&gt;&lt;firstName&gt;Jonathan&lt;/firstName&gt;&lt;/author&gt;&lt;author&gt;&lt;lastName&gt;McKenzie&lt;/lastName&gt;&lt;firstName&gt;F&lt;/firstName&gt;&lt;middleNames&gt;Ellis&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164" w:author="Author">
        <w:r w:rsidR="00A57AF0">
          <w:rPr>
            <w:rFonts w:ascii="Helvetica" w:hAnsi="Helvetica" w:cs="Helvetica"/>
            <w:vertAlign w:val="superscript"/>
          </w:rPr>
          <w:t>25-29</w:t>
        </w:r>
      </w:ins>
      <w:del w:id="165" w:author="Author">
        <w:r w:rsidR="00B64DFB" w:rsidDel="00A57AF0">
          <w:rPr>
            <w:rFonts w:ascii="Calibri" w:hAnsi="Calibri" w:cs="Calibri"/>
            <w:vertAlign w:val="superscript"/>
          </w:rPr>
          <w:delText>23-27</w:delText>
        </w:r>
      </w:del>
      <w:r w:rsidRPr="009F35C2">
        <w:rPr>
          <w:rFonts w:asciiTheme="minorHAnsi" w:hAnsiTheme="minorHAnsi" w:cs="Arial"/>
          <w:color w:val="000000" w:themeColor="text1"/>
          <w:vertAlign w:val="superscript"/>
          <w:lang w:val="en-GB"/>
        </w:rPr>
        <w:fldChar w:fldCharType="end"/>
      </w:r>
      <w:r w:rsidRPr="009F35C2">
        <w:rPr>
          <w:rFonts w:asciiTheme="minorHAnsi" w:eastAsia="Times New Roman" w:hAnsiTheme="minorHAnsi"/>
          <w:color w:val="000000" w:themeColor="text1"/>
          <w:lang w:val="en-GB"/>
        </w:rPr>
        <w:t>.</w:t>
      </w:r>
      <w:r w:rsidR="007C5BCE" w:rsidRPr="009F35C2">
        <w:rPr>
          <w:rFonts w:asciiTheme="minorHAnsi" w:eastAsia="Times New Roman" w:hAnsiTheme="minorHAnsi"/>
          <w:color w:val="000000" w:themeColor="text1"/>
          <w:lang w:val="en-GB"/>
        </w:rPr>
        <w:t xml:space="preserve"> </w:t>
      </w:r>
      <w:r w:rsidR="00254640" w:rsidRPr="009F35C2">
        <w:rPr>
          <w:rFonts w:asciiTheme="minorHAnsi" w:hAnsiTheme="minorHAnsi"/>
          <w:color w:val="000000" w:themeColor="text1"/>
          <w:lang w:val="en-GB"/>
        </w:rPr>
        <w:t xml:space="preserve">Putting this relationship into context for understanding transmission dynamics and control, </w:t>
      </w:r>
      <w:r w:rsidR="00254640" w:rsidRPr="009F35C2">
        <w:rPr>
          <w:rFonts w:asciiTheme="minorHAnsi" w:hAnsiTheme="minorHAnsi" w:cs="Arial"/>
          <w:color w:val="000000" w:themeColor="text1"/>
          <w:lang w:val="en-GB"/>
        </w:rPr>
        <w:t xml:space="preserve">transmission is amplified by a factor that is related to the coefficient of variation of the distribution of these biting weights. </w:t>
      </w:r>
      <w:r w:rsidR="00254640" w:rsidRPr="009F35C2">
        <w:rPr>
          <w:rFonts w:asciiTheme="minorHAnsi" w:eastAsia="Times New Roman" w:hAnsiTheme="minorHAnsi"/>
          <w:color w:val="000000" w:themeColor="text1"/>
          <w:lang w:val="en-GB"/>
        </w:rPr>
        <w:t xml:space="preserve">When biting is heterogeneous and malaria is rare, </w:t>
      </w:r>
      <w:r w:rsidR="00254640" w:rsidRPr="009F35C2">
        <w:rPr>
          <w:rFonts w:asciiTheme="minorHAnsi" w:eastAsia="Times New Roman" w:hAnsiTheme="minorHAnsi"/>
          <w:color w:val="000000" w:themeColor="text1"/>
          <w:lang w:val="en-GB"/>
        </w:rPr>
        <w:lastRenderedPageBreak/>
        <w:t xml:space="preserve">correlations in mosquito feeding on humans who are most likely to have been infected amplify transmission so that the criterion for invasion is </w:t>
      </w:r>
      <m:oMath>
        <m:sSub>
          <m:sSubPr>
            <m:ctrlPr>
              <w:rPr>
                <w:rFonts w:ascii="Cambria Math" w:eastAsia="Times New Roman" w:hAnsi="Cambria Math"/>
                <w:i/>
                <w:color w:val="000000" w:themeColor="text1"/>
                <w:lang w:val="en-GB"/>
              </w:rPr>
            </m:ctrlPr>
          </m:sSubPr>
          <m:e>
            <m:r>
              <w:rPr>
                <w:rFonts w:ascii="Cambria Math" w:eastAsia="Times New Roman" w:hAnsi="Cambria Math"/>
                <w:color w:val="000000" w:themeColor="text1"/>
                <w:lang w:val="en-GB"/>
              </w:rPr>
              <m:t>R</m:t>
            </m:r>
          </m:e>
          <m:sub>
            <m:r>
              <w:rPr>
                <w:rFonts w:ascii="Cambria Math" w:eastAsia="Times New Roman" w:hAnsi="Cambria Math"/>
                <w:color w:val="000000" w:themeColor="text1"/>
                <w:lang w:val="en-GB"/>
              </w:rPr>
              <m:t>0</m:t>
            </m:r>
          </m:sub>
        </m:sSub>
        <m:r>
          <w:rPr>
            <w:rFonts w:ascii="Cambria Math" w:eastAsia="Times New Roman" w:hAnsi="Cambria Math"/>
            <w:color w:val="000000" w:themeColor="text1"/>
            <w:lang w:val="en-GB"/>
          </w:rPr>
          <m:t>&gt;1/</m:t>
        </m:r>
        <m:d>
          <m:dPr>
            <m:ctrlPr>
              <w:rPr>
                <w:rFonts w:ascii="Cambria Math" w:eastAsia="Times New Roman" w:hAnsi="Cambria Math"/>
                <w:i/>
                <w:color w:val="000000" w:themeColor="text1"/>
                <w:lang w:val="en-GB"/>
              </w:rPr>
            </m:ctrlPr>
          </m:dPr>
          <m:e>
            <m:r>
              <w:rPr>
                <w:rFonts w:ascii="Cambria Math" w:eastAsia="Times New Roman" w:hAnsi="Cambria Math"/>
                <w:color w:val="000000" w:themeColor="text1"/>
                <w:lang w:val="en-GB"/>
              </w:rPr>
              <m:t>1+α</m:t>
            </m:r>
          </m:e>
        </m:d>
      </m:oMath>
      <w:r w:rsidR="00254640" w:rsidRPr="009F35C2">
        <w:rPr>
          <w:rFonts w:asciiTheme="minorHAnsi" w:eastAsia="Times New Roman" w:hAnsiTheme="minorHAnsi"/>
          <w:color w:val="000000" w:themeColor="text1"/>
          <w:lang w:val="en-GB"/>
        </w:rPr>
        <w:t xml:space="preserve">  </w:t>
      </w:r>
      <w:r w:rsidR="00254640" w:rsidRPr="009F35C2">
        <w:rPr>
          <w:rFonts w:asciiTheme="minorHAnsi" w:eastAsia="Times New Roman" w:hAnsiTheme="minorHAnsi"/>
          <w:color w:val="000000" w:themeColor="text1"/>
          <w:lang w:val="en-GB"/>
        </w:rPr>
        <w:fldChar w:fldCharType="begin"/>
      </w:r>
      <w:r w:rsidR="00A57AF0">
        <w:rPr>
          <w:rFonts w:asciiTheme="minorHAnsi" w:eastAsia="Times New Roman" w:hAnsiTheme="minorHAnsi"/>
          <w:color w:val="000000" w:themeColor="text1"/>
          <w:lang w:val="en-GB"/>
        </w:rPr>
        <w:instrText xml:space="preserve"> ADDIN PAPERS2_CITATIONS &lt;citation&gt;&lt;priority&gt;0&lt;/priority&gt;&lt;uuid&gt;F1BB60DF-3998-48E2-8FDF-1737BC8D27D6&lt;/uuid&gt;&lt;publications&gt;&lt;publication&gt;&lt;subtype&gt;400&lt;/subtype&gt;&lt;title&gt;Revisiting the basic reproductive number for malaria and its implications for malaria control.&lt;/title&gt;&lt;url&gt;http://dx.plos.org/10.1371/journal.pbio.0050042&lt;/url&gt;&lt;volume&gt;5&lt;/volume&gt;&lt;publication_date&gt;99200703001200000000220000&lt;/publication_date&gt;&lt;uuid&gt;0301783C-3696-4568-B069-BFB7F2655B24&lt;/uuid&gt;&lt;type&gt;400&lt;/type&gt;&lt;accepted_date&gt;99200612121200000000222000&lt;/accepted_date&gt;&lt;number&gt;3&lt;/number&gt;&lt;citekey&gt;Smith:2007ws&lt;/citekey&gt;&lt;submission_date&gt;99200604051200000000222000&lt;/submission_date&gt;&lt;doi&gt;10.1371/journal.pbio.0050042&lt;/doi&gt;&lt;institution&gt;Fogarty International Center, National Institutes of Health, Bethesda, Maryland, United States of America. smitdave@helix.nih.gov&lt;/institution&gt;&lt;startpage&gt;e42&lt;/startpage&gt;&lt;bundle&gt;&lt;publication&gt;&lt;title&gt;PLoS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McKenzie&lt;/lastName&gt;&lt;firstName&gt;F&lt;/firstName&gt;&lt;middleNames&gt;Ellis&lt;/middleNames&gt;&lt;/author&gt;&lt;author&gt;&lt;lastName&gt;Snow&lt;/lastName&gt;&lt;firstName&gt;Robert&lt;/firstName&gt;&lt;middleNames&gt;W&lt;/middleNames&gt;&lt;/author&gt;&lt;author&gt;&lt;lastName&gt;Hay&lt;/lastName&gt;&lt;firstName&gt;Simon&lt;/firstName&gt;&lt;middleNames&gt;I&lt;/middleNames&gt;&lt;/author&gt;&lt;/authors&gt;&lt;editors&gt;&lt;author&gt;&lt;lastName&gt;Grenfell&lt;/lastName&gt;&lt;firstName&gt;Bryan&lt;/firstName&gt;&lt;middleNames&gt;T&lt;/middleNames&gt;&lt;/author&gt;&lt;/editors&gt;&lt;/publication&gt;&lt;/publications&gt;&lt;cites&gt;&lt;/cites&gt;&lt;/citation&gt;</w:instrText>
      </w:r>
      <w:r w:rsidR="00254640" w:rsidRPr="009F35C2">
        <w:rPr>
          <w:rFonts w:asciiTheme="minorHAnsi" w:eastAsia="Times New Roman" w:hAnsiTheme="minorHAnsi"/>
          <w:color w:val="000000" w:themeColor="text1"/>
          <w:lang w:val="en-GB"/>
        </w:rPr>
        <w:fldChar w:fldCharType="separate"/>
      </w:r>
      <w:ins w:id="166" w:author="Author">
        <w:r w:rsidR="00095FAF">
          <w:rPr>
            <w:rFonts w:ascii="Helvetica" w:hAnsi="Helvetica" w:cs="Helvetica"/>
            <w:vertAlign w:val="superscript"/>
          </w:rPr>
          <w:t>3</w:t>
        </w:r>
      </w:ins>
      <w:del w:id="167" w:author="Author">
        <w:r w:rsidR="00B64DFB" w:rsidDel="00095FAF">
          <w:rPr>
            <w:rFonts w:ascii="Calibri" w:hAnsi="Calibri" w:cs="Calibri"/>
            <w:vertAlign w:val="superscript"/>
          </w:rPr>
          <w:delText>4</w:delText>
        </w:r>
      </w:del>
      <w:r w:rsidR="00254640" w:rsidRPr="009F35C2">
        <w:rPr>
          <w:rFonts w:asciiTheme="minorHAnsi" w:eastAsia="Times New Roman" w:hAnsiTheme="minorHAnsi"/>
          <w:color w:val="000000" w:themeColor="text1"/>
          <w:lang w:val="en-GB"/>
        </w:rPr>
        <w:fldChar w:fldCharType="end"/>
      </w:r>
      <w:r w:rsidR="00254640" w:rsidRPr="009F35C2">
        <w:rPr>
          <w:rFonts w:asciiTheme="minorHAnsi" w:eastAsia="Times New Roman" w:hAnsiTheme="minorHAnsi"/>
          <w:color w:val="000000" w:themeColor="text1"/>
          <w:lang w:val="en-GB"/>
        </w:rPr>
        <w:t>. The effect size</w:t>
      </w:r>
      <w:r w:rsidR="00254640">
        <w:rPr>
          <w:rFonts w:asciiTheme="minorHAnsi" w:eastAsia="Times New Roman" w:hAnsiTheme="minorHAnsi"/>
          <w:color w:val="000000" w:themeColor="text1"/>
          <w:lang w:val="en-GB"/>
        </w:rPr>
        <w:t xml:space="preserve"> of heterogeneity on invasion</w:t>
      </w:r>
      <w:r w:rsidR="00254640" w:rsidRPr="009F35C2">
        <w:rPr>
          <w:rFonts w:asciiTheme="minorHAnsi" w:eastAsia="Times New Roman" w:hAnsiTheme="minorHAnsi"/>
          <w:color w:val="000000" w:themeColor="text1"/>
          <w:lang w:val="en-GB"/>
        </w:rPr>
        <w:t xml:space="preserve"> is</w:t>
      </w:r>
      <w:r w:rsidR="00254640">
        <w:rPr>
          <w:rFonts w:asciiTheme="minorHAnsi" w:eastAsia="Times New Roman" w:hAnsiTheme="minorHAnsi"/>
          <w:color w:val="000000" w:themeColor="text1"/>
          <w:lang w:val="en-GB"/>
        </w:rPr>
        <w:t xml:space="preserve"> thus</w:t>
      </w:r>
      <w:r w:rsidR="00254640" w:rsidRPr="009F35C2">
        <w:rPr>
          <w:rFonts w:asciiTheme="minorHAnsi" w:eastAsia="Times New Roman" w:hAnsiTheme="minorHAnsi"/>
          <w:color w:val="000000" w:themeColor="text1"/>
          <w:lang w:val="en-GB"/>
        </w:rPr>
        <w:t xml:space="preserve"> equal to 1 +</w:t>
      </w:r>
      <m:oMath>
        <m:r>
          <w:rPr>
            <w:rFonts w:ascii="Cambria Math" w:eastAsia="Times New Roman" w:hAnsi="Cambria Math"/>
            <w:color w:val="000000" w:themeColor="text1"/>
            <w:lang w:val="en-GB"/>
          </w:rPr>
          <m:t xml:space="preserve"> </m:t>
        </m:r>
        <m:r>
          <w:rPr>
            <w:rFonts w:ascii="Cambria Math" w:hAnsi="Cambria Math" w:cs="Arial"/>
            <w:color w:val="000000" w:themeColor="text1"/>
            <w:lang w:val="en-GB"/>
          </w:rPr>
          <m:t>α</m:t>
        </m:r>
      </m:oMath>
      <w:r w:rsidR="00254640" w:rsidRPr="009F35C2">
        <w:rPr>
          <w:rFonts w:asciiTheme="minorHAnsi" w:eastAsia="Times New Roman" w:hAnsiTheme="minorHAnsi"/>
          <w:color w:val="000000" w:themeColor="text1"/>
          <w:lang w:val="en-GB"/>
        </w:rPr>
        <w:t xml:space="preserve">, where </w:t>
      </w:r>
      <m:oMath>
        <m:r>
          <w:rPr>
            <w:rFonts w:ascii="Cambria Math" w:hAnsi="Cambria Math" w:cs="Arial"/>
            <w:color w:val="000000" w:themeColor="text1"/>
            <w:lang w:val="en-GB"/>
          </w:rPr>
          <m:t>α</m:t>
        </m:r>
      </m:oMath>
      <w:r w:rsidR="00254640" w:rsidRPr="009F35C2">
        <w:rPr>
          <w:rFonts w:asciiTheme="minorHAnsi" w:eastAsia="Times New Roman" w:hAnsiTheme="minorHAnsi"/>
          <w:color w:val="000000" w:themeColor="text1"/>
          <w:lang w:val="en-GB"/>
        </w:rPr>
        <w:t xml:space="preserve"> is the squared coefficie</w:t>
      </w:r>
      <w:proofErr w:type="spellStart"/>
      <w:r w:rsidR="00254640">
        <w:rPr>
          <w:rFonts w:asciiTheme="minorHAnsi" w:eastAsia="Times New Roman" w:hAnsiTheme="minorHAnsi"/>
          <w:color w:val="000000" w:themeColor="text1"/>
          <w:lang w:val="en-GB"/>
        </w:rPr>
        <w:t>nt</w:t>
      </w:r>
      <w:proofErr w:type="spellEnd"/>
      <w:r w:rsidR="00254640">
        <w:rPr>
          <w:rFonts w:asciiTheme="minorHAnsi" w:eastAsia="Times New Roman" w:hAnsiTheme="minorHAnsi"/>
          <w:color w:val="000000" w:themeColor="text1"/>
          <w:lang w:val="en-GB"/>
        </w:rPr>
        <w:t xml:space="preserve"> of variation of biting rates.</w:t>
      </w:r>
    </w:p>
    <w:p w14:paraId="7EAB9E46" w14:textId="79766575" w:rsidR="00254640" w:rsidRPr="009F35C2" w:rsidRDefault="003F43B2" w:rsidP="00254640">
      <w:pPr>
        <w:spacing w:line="480" w:lineRule="auto"/>
        <w:ind w:firstLine="720"/>
        <w:rP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For heterogeneity to amplify transmission, differences in biting</w:t>
      </w:r>
      <w:ins w:id="168" w:author="Author">
        <w:r w:rsidR="00ED2CCD">
          <w:rPr>
            <w:rFonts w:asciiTheme="minorHAnsi" w:eastAsia="Times New Roman" w:hAnsiTheme="minorHAnsi"/>
            <w:color w:val="000000" w:themeColor="text1"/>
            <w:lang w:val="en-GB"/>
          </w:rPr>
          <w:t xml:space="preserve"> rates</w:t>
        </w:r>
      </w:ins>
      <w:r w:rsidRPr="009F35C2">
        <w:rPr>
          <w:rFonts w:asciiTheme="minorHAnsi" w:eastAsia="Times New Roman" w:hAnsiTheme="minorHAnsi"/>
          <w:color w:val="000000" w:themeColor="text1"/>
          <w:lang w:val="en-GB"/>
        </w:rPr>
        <w:t xml:space="preserve"> must persist</w:t>
      </w:r>
      <w:bookmarkStart w:id="169" w:name="_GoBack"/>
      <w:bookmarkEnd w:id="169"/>
      <w:r w:rsidRPr="009F35C2">
        <w:rPr>
          <w:rFonts w:asciiTheme="minorHAnsi" w:eastAsia="Times New Roman" w:hAnsiTheme="minorHAnsi"/>
          <w:color w:val="000000" w:themeColor="text1"/>
          <w:lang w:val="en-GB"/>
        </w:rPr>
        <w:t xml:space="preserve">, so it is not the overall shape of the biting distribution that matters, but </w:t>
      </w:r>
      <w:del w:id="170" w:author="Author">
        <w:r w:rsidRPr="009F35C2" w:rsidDel="00490D5D">
          <w:rPr>
            <w:rFonts w:asciiTheme="minorHAnsi" w:eastAsia="Times New Roman" w:hAnsiTheme="minorHAnsi"/>
            <w:color w:val="000000" w:themeColor="text1"/>
            <w:lang w:val="en-GB"/>
          </w:rPr>
          <w:delText xml:space="preserve">the </w:delText>
        </w:r>
      </w:del>
      <w:r w:rsidRPr="009F35C2">
        <w:rPr>
          <w:rFonts w:asciiTheme="minorHAnsi" w:eastAsia="Times New Roman" w:hAnsiTheme="minorHAnsi"/>
          <w:color w:val="000000" w:themeColor="text1"/>
          <w:lang w:val="en-GB"/>
        </w:rPr>
        <w:t>average differences among individual</w:t>
      </w:r>
      <w:ins w:id="171" w:author="Author">
        <w:r w:rsidR="00490D5D">
          <w:rPr>
            <w:rFonts w:asciiTheme="minorHAnsi" w:eastAsia="Times New Roman" w:hAnsiTheme="minorHAnsi"/>
            <w:color w:val="000000" w:themeColor="text1"/>
            <w:lang w:val="en-GB"/>
          </w:rPr>
          <w:t>s in their</w:t>
        </w:r>
      </w:ins>
      <w:r w:rsidRPr="009F35C2">
        <w:rPr>
          <w:rFonts w:asciiTheme="minorHAnsi" w:eastAsia="Times New Roman" w:hAnsiTheme="minorHAnsi"/>
          <w:color w:val="000000" w:themeColor="text1"/>
          <w:lang w:val="en-GB"/>
        </w:rPr>
        <w:t xml:space="preserve"> biting rates over the infectious period. </w:t>
      </w:r>
      <w:r w:rsidR="007C5BCE" w:rsidRPr="009F35C2">
        <w:rPr>
          <w:rFonts w:asciiTheme="minorHAnsi" w:hAnsiTheme="minorHAnsi" w:cs="Arial"/>
          <w:color w:val="000000" w:themeColor="text1"/>
          <w:lang w:val="en-GB"/>
        </w:rPr>
        <w:t>For super</w:t>
      </w:r>
      <w:r w:rsidR="001C0EF9" w:rsidRPr="009F35C2">
        <w:rPr>
          <w:rFonts w:asciiTheme="minorHAnsi" w:hAnsiTheme="minorHAnsi" w:cs="Arial"/>
          <w:color w:val="000000" w:themeColor="text1"/>
          <w:lang w:val="en-GB"/>
        </w:rPr>
        <w:t>-</w:t>
      </w:r>
      <w:r w:rsidR="007C5BCE" w:rsidRPr="009F35C2">
        <w:rPr>
          <w:rFonts w:asciiTheme="minorHAnsi" w:hAnsiTheme="minorHAnsi" w:cs="Arial"/>
          <w:color w:val="000000" w:themeColor="text1"/>
          <w:lang w:val="en-GB"/>
        </w:rPr>
        <w:t>spreaders and super</w:t>
      </w:r>
      <w:r w:rsidR="001C0EF9" w:rsidRPr="009F35C2">
        <w:rPr>
          <w:rFonts w:asciiTheme="minorHAnsi" w:hAnsiTheme="minorHAnsi" w:cs="Arial"/>
          <w:color w:val="000000" w:themeColor="text1"/>
          <w:lang w:val="en-GB"/>
        </w:rPr>
        <w:t>-</w:t>
      </w:r>
      <w:r w:rsidR="007C5BCE" w:rsidRPr="009F35C2">
        <w:rPr>
          <w:rFonts w:asciiTheme="minorHAnsi" w:hAnsiTheme="minorHAnsi" w:cs="Arial"/>
          <w:color w:val="000000" w:themeColor="text1"/>
          <w:lang w:val="en-GB"/>
        </w:rPr>
        <w:t xml:space="preserve">spreading, the relevant quantity is the average ratio for each household of the observed count to the expected site-wide value for that day in a population, </w:t>
      </w:r>
      <w:r w:rsidR="00C334DF" w:rsidRPr="009F35C2">
        <w:rPr>
          <w:rFonts w:asciiTheme="minorHAnsi" w:hAnsiTheme="minorHAnsi" w:cs="Arial"/>
          <w:color w:val="000000" w:themeColor="text1"/>
          <w:lang w:val="en-GB"/>
        </w:rPr>
        <w:t xml:space="preserve">what we have </w:t>
      </w:r>
      <w:r w:rsidR="007C5BCE" w:rsidRPr="009F35C2">
        <w:rPr>
          <w:rFonts w:asciiTheme="minorHAnsi" w:hAnsiTheme="minorHAnsi" w:cs="Arial"/>
          <w:color w:val="000000" w:themeColor="text1"/>
          <w:lang w:val="en-GB"/>
        </w:rPr>
        <w:t xml:space="preserve">called household biting weights (denoted </w:t>
      </w:r>
      <m:oMath>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ω</m:t>
            </m:r>
          </m:e>
          <m:sub>
            <m:r>
              <w:rPr>
                <w:rFonts w:ascii="Cambria Math" w:hAnsi="Cambria Math" w:cs="Arial"/>
                <w:color w:val="000000" w:themeColor="text1"/>
                <w:lang w:val="en-GB"/>
              </w:rPr>
              <m:t>h</m:t>
            </m:r>
          </m:sub>
        </m:sSub>
      </m:oMath>
      <w:r w:rsidR="007C5BCE" w:rsidRPr="009F35C2">
        <w:rPr>
          <w:rFonts w:asciiTheme="minorHAnsi" w:hAnsiTheme="minorHAnsi" w:cs="Arial"/>
          <w:color w:val="000000" w:themeColor="text1"/>
          <w:lang w:val="en-GB"/>
        </w:rPr>
        <w:t>).</w:t>
      </w:r>
      <w:r w:rsidR="00066092" w:rsidRPr="009F35C2">
        <w:rPr>
          <w:rFonts w:asciiTheme="minorHAnsi" w:hAnsiTheme="minorHAnsi" w:cs="Arial"/>
          <w:color w:val="000000" w:themeColor="text1"/>
          <w:lang w:val="en-GB"/>
        </w:rPr>
        <w:t xml:space="preserve"> </w:t>
      </w:r>
      <w:r w:rsidR="00254640">
        <w:rPr>
          <w:rFonts w:asciiTheme="minorHAnsi" w:eastAsia="Times New Roman" w:hAnsiTheme="minorHAnsi"/>
          <w:color w:val="000000" w:themeColor="text1"/>
          <w:lang w:val="en-GB"/>
        </w:rPr>
        <w:t>I</w:t>
      </w:r>
      <w:r w:rsidR="00254640" w:rsidRPr="009F35C2">
        <w:rPr>
          <w:rFonts w:asciiTheme="minorHAnsi" w:eastAsia="Times New Roman" w:hAnsiTheme="minorHAnsi"/>
          <w:color w:val="000000" w:themeColor="text1"/>
          <w:lang w:val="en-GB"/>
        </w:rPr>
        <w:t xml:space="preserve">n our notation, </w:t>
      </w:r>
      <m:oMath>
        <m:r>
          <w:rPr>
            <w:rFonts w:ascii="Cambria Math" w:hAnsi="Cambria Math" w:cs="Arial"/>
            <w:color w:val="000000" w:themeColor="text1"/>
            <w:lang w:val="en-GB"/>
          </w:rPr>
          <m:t>α</m:t>
        </m:r>
      </m:oMath>
      <w:r w:rsidR="00254640" w:rsidRPr="009F35C2">
        <w:rPr>
          <w:rFonts w:asciiTheme="minorHAnsi" w:eastAsia="Times New Roman" w:hAnsiTheme="minorHAnsi"/>
          <w:color w:val="000000" w:themeColor="text1"/>
          <w:lang w:val="en-GB"/>
        </w:rPr>
        <w:t xml:space="preserve"> is simply the variance of the distribution of biting weights, so transmission would be amplified by a factor </w:t>
      </w:r>
      <m:oMath>
        <m:r>
          <w:rPr>
            <w:rFonts w:ascii="Cambria Math" w:eastAsia="Times New Roman" w:hAnsi="Cambria Math"/>
            <w:color w:val="000000" w:themeColor="text1"/>
            <w:lang w:val="en-GB"/>
          </w:rPr>
          <m:t>1+</m:t>
        </m:r>
        <m:sSub>
          <m:sSubPr>
            <m:ctrlPr>
              <w:rPr>
                <w:rFonts w:ascii="Cambria Math" w:eastAsia="Times New Roman" w:hAnsi="Cambria Math"/>
                <w:i/>
                <w:color w:val="000000" w:themeColor="text1"/>
                <w:lang w:val="en-GB"/>
              </w:rPr>
            </m:ctrlPr>
          </m:sSubPr>
          <m:e>
            <m:r>
              <w:rPr>
                <w:rFonts w:ascii="Cambria Math" w:eastAsia="Times New Roman" w:hAnsi="Cambria Math"/>
                <w:color w:val="000000" w:themeColor="text1"/>
                <w:lang w:val="en-GB"/>
              </w:rPr>
              <m:t>V</m:t>
            </m:r>
          </m:e>
          <m:sub>
            <m:r>
              <w:rPr>
                <w:rFonts w:ascii="Cambria Math" w:eastAsia="Times New Roman" w:hAnsi="Cambria Math"/>
                <w:color w:val="000000" w:themeColor="text1"/>
                <w:lang w:val="en-GB"/>
              </w:rPr>
              <m:t>n</m:t>
            </m:r>
          </m:sub>
        </m:sSub>
      </m:oMath>
      <w:r w:rsidR="00254640" w:rsidRPr="009F35C2">
        <w:rPr>
          <w:rFonts w:asciiTheme="minorHAnsi" w:eastAsia="Times New Roman" w:hAnsiTheme="minorHAnsi"/>
          <w:color w:val="000000" w:themeColor="text1"/>
          <w:vertAlign w:val="superscript"/>
          <w:lang w:val="en-GB"/>
        </w:rPr>
        <w:fldChar w:fldCharType="begin"/>
      </w:r>
      <w:r w:rsidR="00A57AF0">
        <w:rPr>
          <w:rFonts w:asciiTheme="minorHAnsi" w:eastAsia="Times New Roman" w:hAnsiTheme="minorHAnsi"/>
          <w:color w:val="000000" w:themeColor="text1"/>
          <w:vertAlign w:val="superscript"/>
          <w:lang w:val="en-GB"/>
        </w:rPr>
        <w:instrText xml:space="preserve"> ADDIN PAPERS2_CITATIONS &lt;citation&gt;&lt;priority&gt;0&lt;/priority&gt;&lt;uuid&gt;1216DB00-76AB-4FE8-803B-EFA1A2172382&lt;/uuid&gt;&lt;publications&gt;&lt;publication&gt;&lt;subtype&gt;400&lt;/subtype&gt;&lt;title&gt;Revisiting the basic reproductive number for malaria and its implications for malaria control.&lt;/title&gt;&lt;url&gt;http://dx.plos.org/10.1371/journal.pbio.0050042&lt;/url&gt;&lt;volume&gt;5&lt;/volume&gt;&lt;publication_date&gt;99200703001200000000220000&lt;/publication_date&gt;&lt;uuid&gt;0301783C-3696-4568-B069-BFB7F2655B24&lt;/uuid&gt;&lt;type&gt;400&lt;/type&gt;&lt;accepted_date&gt;99200612121200000000222000&lt;/accepted_date&gt;&lt;number&gt;3&lt;/number&gt;&lt;citekey&gt;Smith:2007ws&lt;/citekey&gt;&lt;submission_date&gt;99200604051200000000222000&lt;/submission_date&gt;&lt;doi&gt;10.1371/journal.pbio.0050042&lt;/doi&gt;&lt;institution&gt;Fogarty International Center, National Institutes of Health, Bethesda, Maryland, United States of America. smitdave@helix.nih.gov&lt;/institution&gt;&lt;startpage&gt;e42&lt;/startpage&gt;&lt;bundle&gt;&lt;publication&gt;&lt;title&gt;PLoS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McKenzie&lt;/lastName&gt;&lt;firstName&gt;F&lt;/firstName&gt;&lt;middleNames&gt;Ellis&lt;/middleNames&gt;&lt;/author&gt;&lt;author&gt;&lt;lastName&gt;Snow&lt;/lastName&gt;&lt;firstName&gt;Robert&lt;/firstName&gt;&lt;middleNames&gt;W&lt;/middleNames&gt;&lt;/author&gt;&lt;author&gt;&lt;lastName&gt;Hay&lt;/lastName&gt;&lt;firstName&gt;Simon&lt;/firstName&gt;&lt;middleNames&gt;I&lt;/middleNames&gt;&lt;/author&gt;&lt;/authors&gt;&lt;editors&gt;&lt;author&gt;&lt;lastName&gt;Grenfell&lt;/lastName&gt;&lt;firstName&gt;Bryan&lt;/firstName&gt;&lt;middleNames&gt;T&lt;/middleNames&gt;&lt;/author&gt;&lt;/editors&gt;&lt;/publication&gt;&lt;/publications&gt;&lt;cites&gt;&lt;/cites&gt;&lt;/citation&gt;</w:instrText>
      </w:r>
      <w:r w:rsidR="00254640" w:rsidRPr="009F35C2">
        <w:rPr>
          <w:rFonts w:asciiTheme="minorHAnsi" w:eastAsia="Times New Roman" w:hAnsiTheme="minorHAnsi"/>
          <w:color w:val="000000" w:themeColor="text1"/>
          <w:vertAlign w:val="superscript"/>
          <w:lang w:val="en-GB"/>
        </w:rPr>
        <w:fldChar w:fldCharType="separate"/>
      </w:r>
      <w:ins w:id="172" w:author="Author">
        <w:r w:rsidR="00095FAF">
          <w:rPr>
            <w:rFonts w:ascii="Helvetica" w:hAnsi="Helvetica" w:cs="Helvetica"/>
            <w:vertAlign w:val="superscript"/>
          </w:rPr>
          <w:t>3</w:t>
        </w:r>
      </w:ins>
      <w:del w:id="173" w:author="Author">
        <w:r w:rsidR="00B64DFB" w:rsidDel="00095FAF">
          <w:rPr>
            <w:rFonts w:ascii="Calibri" w:hAnsi="Calibri" w:cs="Calibri"/>
            <w:vertAlign w:val="superscript"/>
          </w:rPr>
          <w:delText>4</w:delText>
        </w:r>
      </w:del>
      <w:r w:rsidR="00254640" w:rsidRPr="009F35C2">
        <w:rPr>
          <w:rFonts w:asciiTheme="minorHAnsi" w:eastAsia="Times New Roman" w:hAnsiTheme="minorHAnsi"/>
          <w:color w:val="000000" w:themeColor="text1"/>
          <w:vertAlign w:val="superscript"/>
          <w:lang w:val="en-GB"/>
        </w:rPr>
        <w:fldChar w:fldCharType="end"/>
      </w:r>
      <w:r w:rsidR="00254640" w:rsidRPr="009F35C2">
        <w:rPr>
          <w:rFonts w:asciiTheme="minorHAnsi" w:eastAsia="Times New Roman" w:hAnsiTheme="minorHAnsi"/>
          <w:color w:val="000000" w:themeColor="text1"/>
          <w:lang w:val="en-GB"/>
        </w:rPr>
        <w:t xml:space="preserve">. </w:t>
      </w:r>
      <w:r w:rsidR="00254640" w:rsidRPr="009F35C2">
        <w:rPr>
          <w:rFonts w:asciiTheme="minorHAnsi" w:hAnsiTheme="minorHAnsi" w:cs="Arial"/>
          <w:color w:val="000000" w:themeColor="text1"/>
          <w:lang w:val="en-GB"/>
        </w:rPr>
        <w:t>We fit Gamma distributions to the estimated household biting weights at each site</w:t>
      </w:r>
      <w:ins w:id="174" w:author="Author">
        <w:r w:rsidR="009E09B3">
          <w:rPr>
            <w:rFonts w:asciiTheme="minorHAnsi" w:hAnsiTheme="minorHAnsi" w:cs="Arial"/>
            <w:color w:val="000000" w:themeColor="text1"/>
            <w:lang w:val="en-GB"/>
          </w:rPr>
          <w:t xml:space="preserve"> using MLE</w:t>
        </w:r>
      </w:ins>
      <w:r w:rsidR="00254640" w:rsidRPr="009F35C2">
        <w:rPr>
          <w:rFonts w:asciiTheme="minorHAnsi" w:hAnsiTheme="minorHAnsi" w:cs="Arial"/>
          <w:color w:val="000000" w:themeColor="text1"/>
          <w:lang w:val="en-GB"/>
        </w:rPr>
        <w:t xml:space="preserve">, </w:t>
      </w:r>
      <m:oMath>
        <m:sSub>
          <m:sSubPr>
            <m:ctrlPr>
              <w:rPr>
                <w:rFonts w:ascii="Cambria Math" w:eastAsiaTheme="minorEastAsia" w:hAnsi="Cambria Math" w:cstheme="minorBidi"/>
                <w:i/>
                <w:lang w:val="en-GB"/>
              </w:rPr>
            </m:ctrlPr>
          </m:sSubPr>
          <m:e>
            <m:r>
              <w:rPr>
                <w:rFonts w:ascii="Cambria Math" w:eastAsiaTheme="minorEastAsia" w:hAnsi="Cambria Math" w:cs="Arial"/>
                <w:lang w:val="en-GB"/>
              </w:rPr>
              <m:t>ω</m:t>
            </m:r>
          </m:e>
          <m:sub>
            <m:r>
              <w:rPr>
                <w:rFonts w:ascii="Cambria Math" w:eastAsiaTheme="minorEastAsia" w:hAnsi="Cambria Math"/>
                <w:lang w:val="en-GB"/>
              </w:rPr>
              <m:t>h,n</m:t>
            </m:r>
          </m:sub>
        </m:sSub>
        <m:r>
          <w:rPr>
            <w:rFonts w:ascii="Cambria Math" w:hAnsi="Cambria Math" w:cs="Arial"/>
            <w:color w:val="000000" w:themeColor="text1"/>
            <w:lang w:val="en-GB"/>
          </w:rPr>
          <m:t>∼Γ</m:t>
        </m:r>
        <m:d>
          <m:dPr>
            <m:ctrlPr>
              <w:rPr>
                <w:rFonts w:ascii="Cambria Math" w:hAnsi="Cambria Math" w:cs="Arial"/>
                <w:i/>
                <w:color w:val="000000" w:themeColor="text1"/>
                <w:lang w:val="en-GB"/>
              </w:rPr>
            </m:ctrlPr>
          </m:dPr>
          <m:e>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θ</m:t>
                </m:r>
              </m:e>
              <m:sub>
                <m:r>
                  <w:rPr>
                    <w:rFonts w:ascii="Cambria Math" w:hAnsi="Cambria Math" w:cs="Arial"/>
                    <w:color w:val="000000" w:themeColor="text1"/>
                    <w:lang w:val="en-GB"/>
                  </w:rPr>
                  <m:t>n</m:t>
                </m:r>
              </m:sub>
            </m:sSub>
            <m:r>
              <w:rPr>
                <w:rFonts w:ascii="Cambria Math" w:hAnsi="Cambria Math" w:cs="Arial"/>
                <w:color w:val="000000" w:themeColor="text1"/>
                <w:lang w:val="en-GB"/>
              </w:rPr>
              <m:t>,</m:t>
            </m:r>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θ</m:t>
                </m:r>
              </m:e>
              <m:sub>
                <m:r>
                  <w:rPr>
                    <w:rFonts w:ascii="Cambria Math" w:hAnsi="Cambria Math" w:cs="Arial"/>
                    <w:color w:val="000000" w:themeColor="text1"/>
                    <w:lang w:val="en-GB"/>
                  </w:rPr>
                  <m:t>n</m:t>
                </m:r>
              </m:sub>
            </m:sSub>
          </m:e>
        </m:d>
      </m:oMath>
      <w:r w:rsidR="00254640" w:rsidRPr="009F35C2">
        <w:rPr>
          <w:rFonts w:asciiTheme="minorHAnsi" w:hAnsiTheme="minorHAnsi" w:cs="Arial"/>
          <w:color w:val="000000" w:themeColor="text1"/>
          <w:lang w:val="en-GB"/>
        </w:rPr>
        <w:t xml:space="preserve">, which were thus constrained to have a mean of one and both variance and coefficient of variation </w:t>
      </w:r>
      <m:oMath>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V</m:t>
            </m:r>
          </m:e>
          <m:sub>
            <m:r>
              <w:rPr>
                <w:rFonts w:ascii="Cambria Math" w:hAnsi="Cambria Math" w:cs="Arial"/>
                <w:color w:val="000000" w:themeColor="text1"/>
                <w:lang w:val="en-GB"/>
              </w:rPr>
              <m:t>n</m:t>
            </m:r>
          </m:sub>
        </m:sSub>
        <m:r>
          <w:rPr>
            <w:rFonts w:ascii="Cambria Math" w:hAnsi="Cambria Math" w:cs="Arial"/>
            <w:color w:val="000000" w:themeColor="text1"/>
            <w:lang w:val="en-GB"/>
          </w:rPr>
          <m:t>=</m:t>
        </m:r>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θ</m:t>
            </m:r>
          </m:e>
          <m:sub>
            <m:r>
              <w:rPr>
                <w:rFonts w:ascii="Cambria Math" w:hAnsi="Cambria Math" w:cs="Arial"/>
                <w:color w:val="000000" w:themeColor="text1"/>
                <w:lang w:val="en-GB"/>
              </w:rPr>
              <m:t>n</m:t>
            </m:r>
          </m:sub>
        </m:sSub>
      </m:oMath>
      <w:r w:rsidR="00254640" w:rsidRPr="009F35C2">
        <w:rPr>
          <w:rFonts w:asciiTheme="minorHAnsi" w:hAnsiTheme="minorHAnsi" w:cs="Arial"/>
          <w:color w:val="000000" w:themeColor="text1"/>
          <w:lang w:val="en-GB"/>
        </w:rPr>
        <w:t xml:space="preserve"> (Fig</w:t>
      </w:r>
      <w:r w:rsidR="00254640">
        <w:rPr>
          <w:rFonts w:asciiTheme="minorHAnsi" w:hAnsiTheme="minorHAnsi" w:cs="Arial"/>
          <w:color w:val="000000" w:themeColor="text1"/>
          <w:lang w:val="en-GB"/>
        </w:rPr>
        <w:t>.</w:t>
      </w:r>
      <w:r w:rsidR="00254640" w:rsidRPr="009F35C2">
        <w:rPr>
          <w:rFonts w:asciiTheme="minorHAnsi" w:hAnsiTheme="minorHAnsi" w:cs="Arial"/>
          <w:color w:val="000000" w:themeColor="text1"/>
          <w:lang w:val="en-GB"/>
        </w:rPr>
        <w:t xml:space="preserve"> 3a). </w:t>
      </w:r>
      <w:r w:rsidR="00254640" w:rsidRPr="009F35C2">
        <w:rPr>
          <w:rFonts w:asciiTheme="minorHAnsi" w:eastAsia="Times New Roman" w:hAnsiTheme="minorHAnsi"/>
          <w:color w:val="000000" w:themeColor="text1"/>
          <w:lang w:val="en-GB"/>
        </w:rPr>
        <w:t xml:space="preserve">Using the estimated distributions for biting weights, heterogeneous biting alone would amplify transmission during an invasion by a factor of 2.2 in Jinja, by 2.5 in </w:t>
      </w:r>
      <w:proofErr w:type="spellStart"/>
      <w:r w:rsidR="00254640" w:rsidRPr="009F35C2">
        <w:rPr>
          <w:rFonts w:asciiTheme="minorHAnsi" w:eastAsia="Times New Roman" w:hAnsiTheme="minorHAnsi"/>
          <w:color w:val="000000" w:themeColor="text1"/>
          <w:lang w:val="en-GB"/>
        </w:rPr>
        <w:t>Kanungu</w:t>
      </w:r>
      <w:proofErr w:type="spellEnd"/>
      <w:r w:rsidR="00254640" w:rsidRPr="009F35C2">
        <w:rPr>
          <w:rFonts w:asciiTheme="minorHAnsi" w:eastAsia="Times New Roman" w:hAnsiTheme="minorHAnsi"/>
          <w:color w:val="000000" w:themeColor="text1"/>
          <w:lang w:val="en-GB"/>
        </w:rPr>
        <w:t>, and by 1.5 in Tororo. Notably, the basic reproductive number increases with human population density and declines with heterogeneity</w:t>
      </w:r>
      <w:r w:rsidR="00254640"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&lt;citation&gt;&lt;priority&gt;0&lt;/priority&gt;&lt;uuid&gt;0B9DD4B7-C390-47B7-870D-B8B8CD51CC93&lt;/uuid&gt;&lt;publications&gt;&lt;publication&gt;&lt;subtype&gt;400&lt;/subtype&gt;&lt;title&gt;Revisiting the basic reproductive number for malaria and its implications for malaria control.&lt;/title&gt;&lt;url&gt;http://dx.plos.org/10.1371/journal.pbio.0050042&lt;/url&gt;&lt;volume&gt;5&lt;/volume&gt;&lt;publication_date&gt;99200703001200000000220000&lt;/publication_date&gt;&lt;uuid&gt;0301783C-3696-4568-B069-BFB7F2655B24&lt;/uuid&gt;&lt;type&gt;400&lt;/type&gt;&lt;accepted_date&gt;99200612121200000000222000&lt;/accepted_date&gt;&lt;number&gt;3&lt;/number&gt;&lt;citekey&gt;Smith:2007ws&lt;/citekey&gt;&lt;submission_date&gt;99200604051200000000222000&lt;/submission_date&gt;&lt;doi&gt;10.1371/journal.pbio.0050042&lt;/doi&gt;&lt;institution&gt;Fogarty International Center, National Institutes of Health, Bethesda, Maryland, United States of America. smitdave@helix.nih.gov&lt;/institution&gt;&lt;startpage&gt;e42&lt;/startpage&gt;&lt;bundle&gt;&lt;publication&gt;&lt;title&gt;PLoS Biology&lt;/title&gt;&lt;uuid&gt;8DF24C6D-B398-4AE5-A634-256319FE0531&lt;/uuid&gt;&lt;subtype&gt;-100&lt;/subtype&gt;&lt;publisher&gt;&lt;/publisher&gt;&lt;type&gt;-100&lt;/type&gt;&lt;/publication&gt;&lt;/bundle&gt;&lt;authors&gt;&lt;author&gt;&lt;lastName&gt;Smith&lt;/lastName&gt;&lt;firstName&gt;David&lt;/firstName&gt;&lt;middleNames&gt;L&lt;/middleNames&gt;&lt;/author&gt;&lt;author&gt;&lt;lastName&gt;McKenzie&lt;/lastName&gt;&lt;firstName&gt;F&lt;/firstName&gt;&lt;middleNames&gt;Ellis&lt;/middleNames&gt;&lt;/author&gt;&lt;author&gt;&lt;lastName&gt;Snow&lt;/lastName&gt;&lt;firstName&gt;Robert&lt;/firstName&gt;&lt;middleNames&gt;W&lt;/middleNames&gt;&lt;/author&gt;&lt;author&gt;&lt;lastName&gt;Hay&lt;/lastName&gt;&lt;firstName&gt;Simon&lt;/firstName&gt;&lt;middleNames&gt;I&lt;/middleNames&gt;&lt;/author&gt;&lt;/authors&gt;&lt;editors&gt;&lt;author&gt;&lt;lastName&gt;Grenfell&lt;/lastName&gt;&lt;firstName&gt;Bryan&lt;/firstName&gt;&lt;middleNames&gt;T&lt;/middleNames&gt;&lt;/author&gt;&lt;/editors&gt;&lt;/publication&gt;&lt;/publications&gt;&lt;cites&gt;&lt;/cites&gt;&lt;/citation&gt;</w:instrText>
      </w:r>
      <w:r w:rsidR="00254640" w:rsidRPr="009F35C2">
        <w:rPr>
          <w:rFonts w:asciiTheme="minorHAnsi" w:hAnsiTheme="minorHAnsi" w:cs="Arial"/>
          <w:color w:val="000000" w:themeColor="text1"/>
          <w:vertAlign w:val="superscript"/>
          <w:lang w:val="en-GB"/>
        </w:rPr>
        <w:fldChar w:fldCharType="separate"/>
      </w:r>
      <w:ins w:id="175" w:author="Author">
        <w:r w:rsidR="00095FAF">
          <w:rPr>
            <w:rFonts w:ascii="Helvetica" w:hAnsi="Helvetica" w:cs="Helvetica"/>
            <w:vertAlign w:val="superscript"/>
          </w:rPr>
          <w:t>3</w:t>
        </w:r>
      </w:ins>
      <w:del w:id="176" w:author="Author">
        <w:r w:rsidR="00B64DFB" w:rsidDel="00095FAF">
          <w:rPr>
            <w:rFonts w:ascii="Calibri" w:hAnsi="Calibri" w:cs="Calibri"/>
            <w:sz w:val="22"/>
            <w:szCs w:val="22"/>
            <w:vertAlign w:val="superscript"/>
          </w:rPr>
          <w:delText>4</w:delText>
        </w:r>
      </w:del>
      <w:r w:rsidR="00254640" w:rsidRPr="009F35C2">
        <w:rPr>
          <w:rFonts w:asciiTheme="minorHAnsi" w:hAnsiTheme="minorHAnsi" w:cs="Arial"/>
          <w:color w:val="000000" w:themeColor="text1"/>
          <w:vertAlign w:val="superscript"/>
          <w:lang w:val="en-GB"/>
        </w:rPr>
        <w:fldChar w:fldCharType="end"/>
      </w:r>
      <w:r w:rsidR="00254640" w:rsidRPr="009F35C2">
        <w:rPr>
          <w:rFonts w:asciiTheme="minorHAnsi" w:hAnsiTheme="minorHAnsi" w:cs="Arial"/>
          <w:color w:val="000000" w:themeColor="text1"/>
          <w:lang w:val="en-GB"/>
        </w:rPr>
        <w:t xml:space="preserve">, so the general rule for amplification may not apply to </w:t>
      </w:r>
      <w:r w:rsidR="00254640" w:rsidRPr="009F35C2">
        <w:rPr>
          <w:rFonts w:asciiTheme="minorHAnsi" w:eastAsia="Times New Roman" w:hAnsiTheme="minorHAnsi"/>
          <w:color w:val="000000" w:themeColor="text1"/>
          <w:lang w:val="en-GB"/>
        </w:rPr>
        <w:t xml:space="preserve">Tororo, which has rural populations with the highest transmission intensities.  </w:t>
      </w:r>
    </w:p>
    <w:p w14:paraId="1F99A56C" w14:textId="302A0EEA" w:rsidR="007C5BCE" w:rsidRPr="009F35C2" w:rsidRDefault="007C5BCE" w:rsidP="009F35C2">
      <w:pPr>
        <w:spacing w:line="480" w:lineRule="auto"/>
        <w:ind w:firstLine="720"/>
        <w:rPr>
          <w:rFonts w:asciiTheme="minorHAnsi" w:eastAsia="Times New Roman" w:hAnsiTheme="minorHAnsi"/>
          <w:color w:val="000000" w:themeColor="text1"/>
          <w:lang w:val="en-GB"/>
        </w:rPr>
      </w:pPr>
    </w:p>
    <w:p w14:paraId="5E495967" w14:textId="77777777" w:rsidR="00DB758D" w:rsidRPr="009F35C2" w:rsidRDefault="00DB758D" w:rsidP="00DB758D">
      <w:pPr>
        <w:rPr>
          <w:rFonts w:asciiTheme="minorHAnsi" w:hAnsiTheme="minorHAnsi"/>
          <w:color w:val="000000" w:themeColor="text1"/>
          <w:lang w:val="en-GB"/>
        </w:rPr>
      </w:pPr>
    </w:p>
    <w:p w14:paraId="3EF79DA8" w14:textId="7FD935E4" w:rsidR="00DB758D" w:rsidRPr="009F35C2" w:rsidRDefault="00DB758D" w:rsidP="00D252D5">
      <w:pPr>
        <w:rPr>
          <w:rFonts w:asciiTheme="minorHAnsi" w:hAnsiTheme="minorHAnsi"/>
          <w:color w:val="000000" w:themeColor="text1"/>
          <w:sz w:val="22"/>
          <w:lang w:val="en-GB"/>
        </w:rPr>
      </w:pPr>
      <w:r w:rsidRPr="009B50DF">
        <w:rPr>
          <w:rFonts w:asciiTheme="minorHAnsi" w:hAnsiTheme="minorHAnsi"/>
          <w:b/>
          <w:noProof/>
          <w:color w:val="000000" w:themeColor="text1"/>
        </w:rPr>
        <w:lastRenderedPageBreak/>
        <w:drawing>
          <wp:inline distT="0" distB="0" distL="0" distR="0" wp14:anchorId="7CA61BD8" wp14:editId="0B872715">
            <wp:extent cx="5945505" cy="2973070"/>
            <wp:effectExtent l="0" t="0" r="0" b="0"/>
            <wp:docPr id="3" name="Picture 3" descr="Macintosh HD:Users:dave:Dropbox:Work:Manuscripts:HeteroPowerLaws:SuperspreadingFigures:SuperspreadingFigur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e:Dropbox:Work:Manuscripts:HeteroPowerLaws:SuperspreadingFigures:SuperspreadingFigure4.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505" cy="2973070"/>
                    </a:xfrm>
                    <a:prstGeom prst="rect">
                      <a:avLst/>
                    </a:prstGeom>
                    <a:noFill/>
                    <a:ln>
                      <a:noFill/>
                    </a:ln>
                  </pic:spPr>
                </pic:pic>
              </a:graphicData>
            </a:graphic>
          </wp:inline>
        </w:drawing>
      </w:r>
      <w:r w:rsidRPr="009F35C2">
        <w:rPr>
          <w:rFonts w:asciiTheme="minorHAnsi" w:hAnsiTheme="minorHAnsi"/>
          <w:b/>
          <w:color w:val="000000" w:themeColor="text1"/>
          <w:sz w:val="22"/>
          <w:lang w:val="en-GB"/>
        </w:rPr>
        <w:t>Fig</w:t>
      </w:r>
      <w:r w:rsidR="006F0C8E">
        <w:rPr>
          <w:rFonts w:asciiTheme="minorHAnsi" w:hAnsiTheme="minorHAnsi"/>
          <w:b/>
          <w:color w:val="000000" w:themeColor="text1"/>
          <w:sz w:val="22"/>
          <w:lang w:val="en-GB"/>
        </w:rPr>
        <w:t>.</w:t>
      </w:r>
      <w:r w:rsidRPr="009F35C2">
        <w:rPr>
          <w:rFonts w:asciiTheme="minorHAnsi" w:hAnsiTheme="minorHAnsi"/>
          <w:b/>
          <w:color w:val="000000" w:themeColor="text1"/>
          <w:sz w:val="22"/>
          <w:lang w:val="en-GB"/>
        </w:rPr>
        <w:t xml:space="preserve"> </w:t>
      </w:r>
      <w:r w:rsidR="00FD1C18" w:rsidRPr="009F35C2">
        <w:rPr>
          <w:rFonts w:asciiTheme="minorHAnsi" w:hAnsiTheme="minorHAnsi"/>
          <w:b/>
          <w:color w:val="000000" w:themeColor="text1"/>
          <w:sz w:val="22"/>
          <w:lang w:val="en-GB"/>
        </w:rPr>
        <w:t>3</w:t>
      </w:r>
      <w:r w:rsidRPr="009F35C2">
        <w:rPr>
          <w:rFonts w:asciiTheme="minorHAnsi" w:hAnsiTheme="minorHAnsi"/>
          <w:b/>
          <w:color w:val="000000" w:themeColor="text1"/>
          <w:sz w:val="22"/>
          <w:lang w:val="en-GB"/>
        </w:rPr>
        <w:t xml:space="preserve">. </w:t>
      </w:r>
      <w:r w:rsidRPr="009F35C2">
        <w:rPr>
          <w:rFonts w:asciiTheme="minorHAnsi" w:hAnsiTheme="minorHAnsi" w:cs="Arial"/>
          <w:color w:val="000000" w:themeColor="text1"/>
          <w:sz w:val="22"/>
          <w:lang w:val="en-GB"/>
        </w:rPr>
        <w:t>(a) Distribution of household biting weights (</w:t>
      </w:r>
      <w:r w:rsidR="00D252D5" w:rsidRPr="009F35C2">
        <w:rPr>
          <w:rFonts w:asciiTheme="minorHAnsi" w:hAnsiTheme="minorHAnsi" w:cs="Arial"/>
          <w:color w:val="000000" w:themeColor="text1"/>
          <w:sz w:val="22"/>
          <w:lang w:val="en-GB"/>
        </w:rPr>
        <w:t>i.e.</w:t>
      </w:r>
      <w:r w:rsidR="001C0EF9" w:rsidRPr="009F35C2">
        <w:rPr>
          <w:rFonts w:asciiTheme="minorHAnsi" w:hAnsiTheme="minorHAnsi" w:cs="Arial"/>
          <w:color w:val="000000" w:themeColor="text1"/>
          <w:sz w:val="22"/>
          <w:lang w:val="en-GB"/>
        </w:rPr>
        <w:t>,</w:t>
      </w:r>
      <w:r w:rsidR="00D252D5" w:rsidRPr="009F35C2">
        <w:rPr>
          <w:rFonts w:asciiTheme="minorHAnsi" w:hAnsiTheme="minorHAnsi" w:cs="Arial"/>
          <w:color w:val="000000" w:themeColor="text1"/>
          <w:sz w:val="22"/>
          <w:lang w:val="en-GB"/>
        </w:rPr>
        <w:t xml:space="preserve"> the points are the fitted values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ω</m:t>
            </m:r>
          </m:e>
          <m:sub>
            <m:r>
              <w:rPr>
                <w:rFonts w:ascii="Cambria Math" w:hAnsi="Cambria Math" w:cs="Arial"/>
                <w:color w:val="000000" w:themeColor="text1"/>
                <w:sz w:val="22"/>
                <w:lang w:val="en-GB"/>
              </w:rPr>
              <m:t>h,n</m:t>
            </m:r>
          </m:sub>
        </m:sSub>
        <m:r>
          <w:rPr>
            <w:rFonts w:ascii="Cambria Math" w:hAnsi="Cambria Math" w:cs="Arial"/>
            <w:color w:val="000000" w:themeColor="text1"/>
            <w:sz w:val="22"/>
            <w:lang w:val="en-GB"/>
          </w:rPr>
          <m:t xml:space="preserve"> </m:t>
        </m:r>
      </m:oMath>
      <w:r w:rsidR="00D252D5" w:rsidRPr="009F35C2">
        <w:rPr>
          <w:rFonts w:asciiTheme="minorHAnsi" w:hAnsiTheme="minorHAnsi" w:cs="Arial"/>
          <w:color w:val="000000" w:themeColor="text1"/>
          <w:sz w:val="22"/>
          <w:lang w:val="en-GB"/>
        </w:rPr>
        <w:t>from the fitting procedure</w:t>
      </w:r>
      <w:r w:rsidRPr="009F35C2">
        <w:rPr>
          <w:rFonts w:asciiTheme="minorHAnsi" w:hAnsiTheme="minorHAnsi" w:cs="Arial"/>
          <w:color w:val="000000" w:themeColor="text1"/>
          <w:sz w:val="22"/>
          <w:lang w:val="en-GB"/>
        </w:rPr>
        <w:t xml:space="preserve">) and </w:t>
      </w:r>
      <w:r w:rsidR="00D252D5" w:rsidRPr="009F35C2">
        <w:rPr>
          <w:rFonts w:asciiTheme="minorHAnsi" w:hAnsiTheme="minorHAnsi" w:cs="Arial"/>
          <w:color w:val="000000" w:themeColor="text1"/>
          <w:sz w:val="22"/>
          <w:lang w:val="en-GB"/>
        </w:rPr>
        <w:t xml:space="preserve">a gamma </w:t>
      </w:r>
      <w:r w:rsidRPr="009F35C2">
        <w:rPr>
          <w:rFonts w:asciiTheme="minorHAnsi" w:hAnsiTheme="minorHAnsi" w:cs="Arial"/>
          <w:color w:val="000000" w:themeColor="text1"/>
          <w:sz w:val="22"/>
          <w:lang w:val="en-GB"/>
        </w:rPr>
        <w:t>distribution</w:t>
      </w:r>
      <w:r w:rsidR="00D252D5" w:rsidRPr="009F35C2">
        <w:rPr>
          <w:rFonts w:asciiTheme="minorHAnsi" w:hAnsiTheme="minorHAnsi" w:cs="Arial"/>
          <w:color w:val="000000" w:themeColor="text1"/>
          <w:sz w:val="22"/>
          <w:lang w:val="en-GB"/>
        </w:rPr>
        <w:t xml:space="preserve"> fitted to describe the poin</w:t>
      </w:r>
      <w:r w:rsidR="00930BC2" w:rsidRPr="009F35C2">
        <w:rPr>
          <w:rFonts w:asciiTheme="minorHAnsi" w:hAnsiTheme="minorHAnsi" w:cs="Arial"/>
          <w:color w:val="000000" w:themeColor="text1"/>
          <w:sz w:val="22"/>
          <w:lang w:val="en-GB"/>
        </w:rPr>
        <w:t>t</w:t>
      </w:r>
      <w:r w:rsidR="00D252D5" w:rsidRPr="009F35C2">
        <w:rPr>
          <w:rFonts w:asciiTheme="minorHAnsi" w:hAnsiTheme="minorHAnsi" w:cs="Arial"/>
          <w:color w:val="000000" w:themeColor="text1"/>
          <w:sz w:val="22"/>
          <w:lang w:val="en-GB"/>
        </w:rPr>
        <w:t>s</w:t>
      </w:r>
      <w:ins w:id="177" w:author="Author">
        <w:r w:rsidR="00F861D4">
          <w:rPr>
            <w:rFonts w:asciiTheme="minorHAnsi" w:hAnsiTheme="minorHAnsi" w:cs="Arial"/>
            <w:color w:val="000000" w:themeColor="text1"/>
            <w:sz w:val="22"/>
            <w:lang w:val="en-GB"/>
          </w:rPr>
          <w:t xml:space="preserve"> using MLE</w:t>
        </w:r>
      </w:ins>
      <w:r w:rsidRPr="009F35C2">
        <w:rPr>
          <w:rFonts w:asciiTheme="minorHAnsi" w:hAnsiTheme="minorHAnsi" w:cs="Arial"/>
          <w:color w:val="000000" w:themeColor="text1"/>
          <w:sz w:val="22"/>
          <w:lang w:val="en-GB"/>
        </w:rPr>
        <w:t xml:space="preserve"> (solid lines, plotted to the 99</w:t>
      </w:r>
      <w:r w:rsidRPr="009F35C2">
        <w:rPr>
          <w:rFonts w:asciiTheme="minorHAnsi" w:hAnsiTheme="minorHAnsi" w:cs="Arial"/>
          <w:color w:val="000000" w:themeColor="text1"/>
          <w:sz w:val="22"/>
          <w:vertAlign w:val="superscript"/>
          <w:lang w:val="en-GB"/>
        </w:rPr>
        <w:t>th</w:t>
      </w:r>
      <w:r w:rsidRPr="009F35C2">
        <w:rPr>
          <w:rFonts w:asciiTheme="minorHAnsi" w:hAnsiTheme="minorHAnsi" w:cs="Arial"/>
          <w:color w:val="000000" w:themeColor="text1"/>
          <w:sz w:val="22"/>
          <w:lang w:val="en-GB"/>
        </w:rPr>
        <w:t xml:space="preserve"> quantile) for Jinja,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Γ</m:t>
            </m:r>
          </m:e>
          <m:sub>
            <m:r>
              <w:rPr>
                <w:rFonts w:ascii="Cambria Math" w:hAnsi="Cambria Math" w:cs="Arial"/>
                <w:color w:val="000000" w:themeColor="text1"/>
                <w:sz w:val="22"/>
                <w:lang w:val="en-GB"/>
              </w:rPr>
              <m:t>ω,J</m:t>
            </m:r>
          </m:sub>
        </m:sSub>
        <m:r>
          <w:rPr>
            <w:rFonts w:ascii="Cambria Math" w:hAnsi="Cambria Math" w:cs="Arial"/>
            <w:color w:val="000000" w:themeColor="text1"/>
            <w:sz w:val="22"/>
            <w:lang w:val="en-GB"/>
          </w:rPr>
          <m:t>= Γ(0.82, 0.82)</m:t>
        </m:r>
      </m:oMath>
      <w:r w:rsidRPr="009F35C2">
        <w:rPr>
          <w:rFonts w:asciiTheme="minorHAnsi" w:hAnsiTheme="minorHAnsi" w:cs="Arial"/>
          <w:color w:val="000000" w:themeColor="text1"/>
          <w:sz w:val="22"/>
          <w:lang w:val="en-GB"/>
        </w:rPr>
        <w:t xml:space="preserve">; Kanungu,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Γ</m:t>
            </m:r>
          </m:e>
          <m:sub>
            <m:r>
              <w:rPr>
                <w:rFonts w:ascii="Cambria Math" w:hAnsi="Cambria Math" w:cs="Arial"/>
                <w:color w:val="000000" w:themeColor="text1"/>
                <w:sz w:val="22"/>
                <w:lang w:val="en-GB"/>
              </w:rPr>
              <m:t>ω,K</m:t>
            </m:r>
          </m:sub>
        </m:sSub>
        <m:r>
          <w:rPr>
            <w:rFonts w:ascii="Cambria Math" w:hAnsi="Cambria Math" w:cs="Arial"/>
            <w:color w:val="000000" w:themeColor="text1"/>
            <w:sz w:val="22"/>
            <w:lang w:val="en-GB"/>
          </w:rPr>
          <m:t>=Γ</m:t>
        </m:r>
        <m:d>
          <m:dPr>
            <m:ctrlPr>
              <w:rPr>
                <w:rFonts w:ascii="Cambria Math" w:hAnsi="Cambria Math" w:cs="Arial"/>
                <w:i/>
                <w:color w:val="000000" w:themeColor="text1"/>
                <w:sz w:val="22"/>
                <w:lang w:val="en-GB"/>
              </w:rPr>
            </m:ctrlPr>
          </m:dPr>
          <m:e>
            <m:r>
              <w:rPr>
                <w:rFonts w:ascii="Cambria Math" w:hAnsi="Cambria Math" w:cs="Arial"/>
                <w:color w:val="000000" w:themeColor="text1"/>
                <w:sz w:val="22"/>
                <w:lang w:val="en-GB"/>
              </w:rPr>
              <m:t>0.68,0,68</m:t>
            </m:r>
          </m:e>
        </m:d>
      </m:oMath>
      <w:r w:rsidRPr="009F35C2">
        <w:rPr>
          <w:rFonts w:asciiTheme="minorHAnsi" w:hAnsiTheme="minorHAnsi" w:cs="Arial"/>
          <w:color w:val="000000" w:themeColor="text1"/>
          <w:sz w:val="22"/>
          <w:lang w:val="en-GB"/>
        </w:rPr>
        <w:t xml:space="preserve">; Tororo,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Γ</m:t>
            </m:r>
          </m:e>
          <m:sub>
            <m:r>
              <w:rPr>
                <w:rFonts w:ascii="Cambria Math" w:hAnsi="Cambria Math" w:cs="Arial"/>
                <w:color w:val="000000" w:themeColor="text1"/>
                <w:sz w:val="22"/>
                <w:lang w:val="en-GB"/>
              </w:rPr>
              <m:t>ω,T</m:t>
            </m:r>
          </m:sub>
        </m:sSub>
        <m:r>
          <w:rPr>
            <w:rFonts w:ascii="Cambria Math" w:hAnsi="Cambria Math" w:cs="Arial"/>
            <w:color w:val="000000" w:themeColor="text1"/>
            <w:sz w:val="22"/>
            <w:lang w:val="en-GB"/>
          </w:rPr>
          <m:t>=Γ</m:t>
        </m:r>
        <m:d>
          <m:dPr>
            <m:ctrlPr>
              <w:rPr>
                <w:rFonts w:ascii="Cambria Math" w:hAnsi="Cambria Math" w:cs="Arial"/>
                <w:i/>
                <w:color w:val="000000" w:themeColor="text1"/>
                <w:sz w:val="22"/>
                <w:lang w:val="en-GB"/>
              </w:rPr>
            </m:ctrlPr>
          </m:dPr>
          <m:e>
            <m:r>
              <w:rPr>
                <w:rFonts w:ascii="Cambria Math" w:hAnsi="Cambria Math" w:cs="Arial"/>
                <w:color w:val="000000" w:themeColor="text1"/>
                <w:sz w:val="22"/>
                <w:lang w:val="en-GB"/>
              </w:rPr>
              <m:t>2.2,2.2</m:t>
            </m:r>
          </m:e>
        </m:d>
      </m:oMath>
      <w:r w:rsidRPr="009F35C2">
        <w:rPr>
          <w:rFonts w:asciiTheme="minorHAnsi" w:hAnsiTheme="minorHAnsi" w:cs="Arial"/>
          <w:color w:val="000000" w:themeColor="text1"/>
          <w:sz w:val="22"/>
          <w:lang w:val="en-GB"/>
        </w:rPr>
        <w:t>. (b) Proportion of variance explained by household biting weights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ω</m:t>
            </m:r>
          </m:e>
          <m:sub>
            <m:r>
              <w:rPr>
                <w:rFonts w:ascii="Cambria Math" w:hAnsi="Cambria Math" w:cs="Arial"/>
                <w:color w:val="000000" w:themeColor="text1"/>
                <w:sz w:val="22"/>
                <w:lang w:val="en-GB"/>
              </w:rPr>
              <m:t>h</m:t>
            </m:r>
          </m:sub>
        </m:sSub>
        <m:r>
          <w:rPr>
            <w:rFonts w:ascii="Cambria Math" w:hAnsi="Cambria Math" w:cs="Arial"/>
            <w:color w:val="000000" w:themeColor="text1"/>
            <w:sz w:val="22"/>
            <w:lang w:val="en-GB"/>
          </w:rPr>
          <m:t>)</m:t>
        </m:r>
      </m:oMath>
      <w:r w:rsidRPr="009F35C2">
        <w:rPr>
          <w:rFonts w:asciiTheme="minorHAnsi" w:hAnsiTheme="minorHAnsi" w:cs="Arial"/>
          <w:color w:val="000000" w:themeColor="text1"/>
          <w:sz w:val="22"/>
          <w:lang w:val="en-GB"/>
        </w:rPr>
        <w:t>, seasonality</w:t>
      </w:r>
      <w:ins w:id="178" w:author="Author">
        <w:r w:rsidR="00C91B31">
          <w:rPr>
            <w:rFonts w:asciiTheme="minorHAnsi" w:hAnsiTheme="minorHAnsi" w:cs="Arial"/>
            <w:color w:val="000000" w:themeColor="text1"/>
            <w:sz w:val="22"/>
            <w:lang w:val="en-GB"/>
          </w:rPr>
          <w:t xml:space="preserve"> in the HBR</w:t>
        </w:r>
      </w:ins>
      <w:r w:rsidRPr="009F35C2">
        <w:rPr>
          <w:rFonts w:asciiTheme="minorHAnsi" w:hAnsiTheme="minorHAnsi" w:cs="Arial"/>
          <w:color w:val="000000" w:themeColor="text1"/>
          <w:sz w:val="22"/>
          <w:lang w:val="en-GB"/>
        </w:rPr>
        <w:t xml:space="preserve">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S</m:t>
            </m:r>
          </m:e>
          <m:sub>
            <m:r>
              <w:rPr>
                <w:rFonts w:ascii="Cambria Math" w:hAnsi="Cambria Math" w:cs="Arial"/>
                <w:color w:val="000000" w:themeColor="text1"/>
                <w:sz w:val="22"/>
                <w:lang w:val="en-GB"/>
              </w:rPr>
              <m:t>d</m:t>
            </m:r>
          </m:sub>
        </m:sSub>
      </m:oMath>
      <w:r w:rsidRPr="009F35C2">
        <w:rPr>
          <w:rFonts w:asciiTheme="minorHAnsi" w:hAnsiTheme="minorHAnsi" w:cs="Arial"/>
          <w:color w:val="000000" w:themeColor="text1"/>
          <w:sz w:val="22"/>
          <w:lang w:val="en-GB"/>
        </w:rPr>
        <w:t xml:space="preserve">), and environmental </w:t>
      </w:r>
      <w:ins w:id="179" w:author="Author">
        <w:r w:rsidR="00EB6EC3">
          <w:rPr>
            <w:rFonts w:asciiTheme="minorHAnsi" w:hAnsiTheme="minorHAnsi" w:cs="Arial"/>
            <w:color w:val="000000" w:themeColor="text1"/>
            <w:sz w:val="22"/>
            <w:lang w:val="en-GB"/>
          </w:rPr>
          <w:t xml:space="preserve">stochasticity, measurement errors, </w:t>
        </w:r>
      </w:ins>
      <w:r w:rsidRPr="009F35C2">
        <w:rPr>
          <w:rFonts w:asciiTheme="minorHAnsi" w:hAnsiTheme="minorHAnsi" w:cs="Arial"/>
          <w:color w:val="000000" w:themeColor="text1"/>
          <w:sz w:val="22"/>
          <w:lang w:val="en-GB"/>
        </w:rPr>
        <w:t>and sampling noise.</w:t>
      </w:r>
      <w:ins w:id="180" w:author="Author">
        <w:r w:rsidR="00B976BA">
          <w:rPr>
            <w:rFonts w:asciiTheme="minorHAnsi" w:hAnsiTheme="minorHAnsi" w:cs="Arial"/>
            <w:color w:val="000000" w:themeColor="text1"/>
            <w:sz w:val="22"/>
            <w:lang w:val="en-GB"/>
          </w:rPr>
          <w:t xml:space="preserve"> </w:t>
        </w:r>
      </w:ins>
    </w:p>
    <w:p w14:paraId="3C681CAF" w14:textId="77777777" w:rsidR="00DB758D" w:rsidRPr="009F35C2" w:rsidRDefault="00DB758D" w:rsidP="00DB758D">
      <w:pPr>
        <w:rPr>
          <w:rFonts w:asciiTheme="minorHAnsi" w:hAnsiTheme="minorHAnsi" w:cs="Arial"/>
          <w:color w:val="000000" w:themeColor="text1"/>
          <w:lang w:val="en-GB"/>
        </w:rPr>
      </w:pPr>
    </w:p>
    <w:p w14:paraId="07DAAD2B" w14:textId="77777777" w:rsidR="00DB758D" w:rsidRPr="009F35C2" w:rsidRDefault="00DB758D" w:rsidP="00DB758D">
      <w:pPr>
        <w:pStyle w:val="Heading1"/>
        <w:rPr>
          <w:lang w:val="en-GB"/>
        </w:rPr>
      </w:pPr>
      <w:r w:rsidRPr="009F35C2">
        <w:rPr>
          <w:lang w:val="en-GB"/>
        </w:rPr>
        <w:t>Discussion</w:t>
      </w:r>
    </w:p>
    <w:p w14:paraId="6B31FE3F" w14:textId="52C64B04" w:rsidR="00DB758D" w:rsidRPr="009F35C2" w:rsidRDefault="00DB758D" w:rsidP="009F35C2">
      <w:pPr>
        <w:spacing w:after="240" w:line="480" w:lineRule="auto"/>
        <w:rP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Though many studies have examined the properties of mosquito counts within a site over time</w:t>
      </w:r>
      <w:r w:rsidRPr="009F35C2">
        <w:rPr>
          <w:rFonts w:asciiTheme="minorHAnsi" w:eastAsia="Times New Roman" w:hAnsiTheme="minorHAnsi"/>
          <w:color w:val="000000" w:themeColor="text1"/>
          <w:vertAlign w:val="superscript"/>
          <w:lang w:val="en-GB"/>
        </w:rPr>
        <w:fldChar w:fldCharType="begin"/>
      </w:r>
      <w:r w:rsidR="00A57AF0">
        <w:rPr>
          <w:rFonts w:asciiTheme="minorHAnsi" w:eastAsia="Times New Roman" w:hAnsiTheme="minorHAnsi"/>
          <w:color w:val="000000" w:themeColor="text1"/>
          <w:vertAlign w:val="superscript"/>
          <w:lang w:val="en-GB"/>
        </w:rPr>
        <w:instrText xml:space="preserve"> ADDIN PAPERS2_CITATIONS &lt;citation&gt;&lt;priority&gt;0&lt;/priority&gt;&lt;uuid&gt;7C50A2E8-4553-4D40-B824-45314D97C702&lt;/uuid&gt;&lt;publications&gt;&lt;publication&gt;&lt;subtype&gt;400&lt;/subtype&gt;&lt;title&gt;Exposure of Gambian children to Anopheles gambiae malaria vectors in an irrigated rice production area.&lt;/title&gt;&lt;url&gt;http://eutils.ncbi.nlm.nih.gov/entrez/eutils/elink.fcgi?dbfrom=pubmed&amp;amp;id=7696688&amp;amp;retmode=ref&amp;amp;cmd=prlinks&lt;/url&gt;&lt;volume&gt;9&lt;/volume&gt;&lt;publication_date&gt;99199501001200000000220000&lt;/publication_date&gt;&lt;uuid&gt;CD5B8210-3C7F-4745-B5D0-FC4F252FF9F9&lt;/uuid&gt;&lt;type&gt;400&lt;/type&gt;&lt;number&gt;1&lt;/number&gt;&lt;citekey&gt;Lindsay:1995js&lt;/citekey&gt;&lt;doi&gt;10.1016/S0035-9203(02)90271-3&lt;/doi&gt;&lt;institution&gt;Medical Research Council Laboratories, Fajara, The Gambia.&lt;/institution&gt;&lt;startpage&gt;50&lt;/startpage&gt;&lt;endpage&gt;58&lt;/endpage&gt;&lt;bundle&gt;&lt;publication&gt;&lt;title&gt;Med Vet Entomol&lt;/title&gt;&lt;uuid&gt;7D187459-072F-42CF-9230-02420562A9BC&lt;/uuid&gt;&lt;subtype&gt;-100&lt;/subtype&gt;&lt;type&gt;-100&lt;/type&gt;&lt;/publication&gt;&lt;/bundle&gt;&lt;authors&gt;&lt;author&gt;&lt;lastName&gt;Lindsay&lt;/lastName&gt;&lt;firstName&gt;Steven&lt;/firstName&gt;&lt;middleNames&gt;W&lt;/middleNames&gt;&lt;/author&gt;&lt;author&gt;&lt;lastName&gt;Armstrong Schellenberg&lt;/lastName&gt;&lt;firstName&gt;J&lt;/firstName&gt;&lt;middleNames&gt;R&lt;/middleNames&gt;&lt;/author&gt;&lt;author&gt;&lt;lastName&gt;Zeiler&lt;/lastName&gt;&lt;firstName&gt;H&lt;/firstName&gt;&lt;middleNames&gt;A&lt;/middleNames&gt;&lt;/author&gt;&lt;author&gt;&lt;lastName&gt;Daly&lt;/lastName&gt;&lt;firstName&gt;R&lt;/firstName&gt;&lt;middleNames&gt;J&lt;/middleNames&gt;&lt;/author&gt;&lt;author&gt;&lt;lastName&gt;Salum&lt;/lastName&gt;&lt;firstName&gt;F&lt;/firstName&gt;&lt;middleNames&gt;M&lt;/middleNames&gt;&lt;/author&gt;&lt;author&gt;&lt;lastName&gt;Wilkins&lt;/lastName&gt;&lt;firstName&gt;H&lt;/firstName&gt;&lt;middleNames&gt;A&lt;/middleNames&gt;&lt;/author&gt;&lt;/authors&gt;&lt;/publication&gt;&lt;/publications&gt;&lt;cites&gt;&lt;/cites&gt;&lt;/citation&gt;</w:instrText>
      </w:r>
      <w:r w:rsidRPr="009F35C2">
        <w:rPr>
          <w:rFonts w:asciiTheme="minorHAnsi" w:eastAsia="Times New Roman" w:hAnsiTheme="minorHAnsi"/>
          <w:color w:val="000000" w:themeColor="text1"/>
          <w:vertAlign w:val="superscript"/>
          <w:lang w:val="en-GB"/>
        </w:rPr>
        <w:fldChar w:fldCharType="separate"/>
      </w:r>
      <w:ins w:id="181" w:author="Author">
        <w:r w:rsidR="00A57AF0">
          <w:rPr>
            <w:rFonts w:ascii="Helvetica" w:hAnsi="Helvetica" w:cs="Helvetica"/>
            <w:vertAlign w:val="superscript"/>
          </w:rPr>
          <w:t>30</w:t>
        </w:r>
      </w:ins>
      <w:del w:id="182" w:author="Author">
        <w:r w:rsidR="00B64DFB" w:rsidDel="00A57AF0">
          <w:rPr>
            <w:rFonts w:ascii="Calibri" w:hAnsi="Calibri" w:cs="Calibri"/>
            <w:vertAlign w:val="superscript"/>
          </w:rPr>
          <w:delText>28</w:delText>
        </w:r>
      </w:del>
      <w:r w:rsidRPr="009F35C2">
        <w:rPr>
          <w:rFonts w:asciiTheme="minorHAnsi" w:eastAsia="Times New Roman" w:hAnsiTheme="minorHAnsi"/>
          <w:color w:val="000000" w:themeColor="text1"/>
          <w:vertAlign w:val="superscript"/>
          <w:lang w:val="en-GB"/>
        </w:rPr>
        <w:fldChar w:fldCharType="end"/>
      </w:r>
      <w:r w:rsidRPr="009F35C2">
        <w:rPr>
          <w:rFonts w:asciiTheme="minorHAnsi" w:eastAsia="Times New Roman" w:hAnsiTheme="minorHAnsi"/>
          <w:color w:val="000000" w:themeColor="text1"/>
          <w:lang w:val="en-GB"/>
        </w:rPr>
        <w:t xml:space="preserve">, this study describes, for the first time, the distribution of </w:t>
      </w:r>
      <w:r w:rsidR="00362054" w:rsidRPr="009F35C2">
        <w:rPr>
          <w:rFonts w:asciiTheme="minorHAnsi" w:eastAsia="Times New Roman" w:hAnsiTheme="minorHAnsi"/>
          <w:color w:val="000000" w:themeColor="text1"/>
          <w:lang w:val="en-GB"/>
        </w:rPr>
        <w:t xml:space="preserve">relative </w:t>
      </w:r>
      <w:r w:rsidRPr="009F35C2">
        <w:rPr>
          <w:rFonts w:asciiTheme="minorHAnsi" w:eastAsia="Times New Roman" w:hAnsiTheme="minorHAnsi"/>
          <w:color w:val="000000" w:themeColor="text1"/>
          <w:lang w:val="en-GB"/>
        </w:rPr>
        <w:t>entomological risk</w:t>
      </w:r>
      <w:ins w:id="183" w:author="Author">
        <w:r w:rsidR="00120257">
          <w:rPr>
            <w:rFonts w:asciiTheme="minorHAnsi" w:eastAsia="Times New Roman" w:hAnsiTheme="minorHAnsi"/>
            <w:color w:val="000000" w:themeColor="text1"/>
            <w:lang w:val="en-GB"/>
          </w:rPr>
          <w:t>s</w:t>
        </w:r>
      </w:ins>
      <w:r w:rsidRPr="009F35C2">
        <w:rPr>
          <w:rFonts w:asciiTheme="minorHAnsi" w:eastAsia="Times New Roman" w:hAnsiTheme="minorHAnsi"/>
          <w:color w:val="000000" w:themeColor="text1"/>
          <w:lang w:val="en-GB"/>
        </w:rPr>
        <w:t xml:space="preserve"> </w:t>
      </w:r>
      <w:del w:id="184" w:author="Author">
        <w:r w:rsidRPr="009F35C2" w:rsidDel="00120257">
          <w:rPr>
            <w:rFonts w:asciiTheme="minorHAnsi" w:eastAsia="Times New Roman" w:hAnsiTheme="minorHAnsi"/>
            <w:color w:val="000000" w:themeColor="text1"/>
            <w:lang w:val="en-GB"/>
          </w:rPr>
          <w:delText xml:space="preserve">of </w:delText>
        </w:r>
      </w:del>
      <w:ins w:id="185" w:author="Author">
        <w:r w:rsidR="00120257">
          <w:rPr>
            <w:rFonts w:asciiTheme="minorHAnsi" w:eastAsia="Times New Roman" w:hAnsiTheme="minorHAnsi"/>
            <w:color w:val="000000" w:themeColor="text1"/>
            <w:lang w:val="en-GB"/>
          </w:rPr>
          <w:t>for</w:t>
        </w:r>
        <w:r w:rsidR="00120257" w:rsidRPr="009F35C2">
          <w:rPr>
            <w:rFonts w:asciiTheme="minorHAnsi" w:eastAsia="Times New Roman" w:hAnsiTheme="minorHAnsi"/>
            <w:color w:val="000000" w:themeColor="text1"/>
            <w:lang w:val="en-GB"/>
          </w:rPr>
          <w:t xml:space="preserve"> </w:t>
        </w:r>
      </w:ins>
      <w:r w:rsidRPr="009F35C2">
        <w:rPr>
          <w:rFonts w:asciiTheme="minorHAnsi" w:eastAsia="Times New Roman" w:hAnsiTheme="minorHAnsi"/>
          <w:color w:val="000000" w:themeColor="text1"/>
          <w:lang w:val="en-GB"/>
        </w:rPr>
        <w:t xml:space="preserve">malaria </w:t>
      </w:r>
      <w:del w:id="186" w:author="Author">
        <w:r w:rsidRPr="009F35C2" w:rsidDel="00120257">
          <w:rPr>
            <w:rFonts w:asciiTheme="minorHAnsi" w:eastAsia="Times New Roman" w:hAnsiTheme="minorHAnsi"/>
            <w:color w:val="000000" w:themeColor="text1"/>
            <w:lang w:val="en-GB"/>
          </w:rPr>
          <w:delText xml:space="preserve">infection </w:delText>
        </w:r>
      </w:del>
      <w:ins w:id="187" w:author="Author">
        <w:r w:rsidR="00120257">
          <w:rPr>
            <w:rFonts w:asciiTheme="minorHAnsi" w:eastAsia="Times New Roman" w:hAnsiTheme="minorHAnsi"/>
            <w:color w:val="000000" w:themeColor="text1"/>
            <w:lang w:val="en-GB"/>
          </w:rPr>
          <w:t>transmission</w:t>
        </w:r>
        <w:r w:rsidR="00120257" w:rsidRPr="009F35C2">
          <w:rPr>
            <w:rFonts w:asciiTheme="minorHAnsi" w:eastAsia="Times New Roman" w:hAnsiTheme="minorHAnsi"/>
            <w:color w:val="000000" w:themeColor="text1"/>
            <w:lang w:val="en-GB"/>
          </w:rPr>
          <w:t xml:space="preserve"> </w:t>
        </w:r>
      </w:ins>
      <w:r w:rsidRPr="009F35C2">
        <w:rPr>
          <w:rFonts w:asciiTheme="minorHAnsi" w:eastAsia="Times New Roman" w:hAnsiTheme="minorHAnsi"/>
          <w:color w:val="000000" w:themeColor="text1"/>
          <w:lang w:val="en-GB"/>
        </w:rPr>
        <w:t xml:space="preserve">among households at multiple sites across a </w:t>
      </w:r>
      <w:r w:rsidRPr="009F35C2">
        <w:rPr>
          <w:rFonts w:asciiTheme="minorHAnsi" w:hAnsiTheme="minorHAnsi" w:cs="Lucida Grande"/>
          <w:color w:val="000000"/>
          <w:lang w:val="en-GB"/>
        </w:rPr>
        <w:t xml:space="preserve">range of mosquito densities and transmission levels and </w:t>
      </w:r>
      <w:r w:rsidRPr="009F35C2">
        <w:rPr>
          <w:rFonts w:asciiTheme="minorHAnsi" w:eastAsia="Times New Roman" w:hAnsiTheme="minorHAnsi"/>
          <w:color w:val="000000" w:themeColor="text1"/>
          <w:lang w:val="en-GB"/>
        </w:rPr>
        <w:t xml:space="preserve">through multiple seasons. We have shown that some of </w:t>
      </w:r>
      <w:del w:id="188" w:author="Author">
        <w:r w:rsidRPr="009F35C2" w:rsidDel="006E30CA">
          <w:rPr>
            <w:rFonts w:asciiTheme="minorHAnsi" w:eastAsia="Times New Roman" w:hAnsiTheme="minorHAnsi"/>
            <w:color w:val="000000" w:themeColor="text1"/>
            <w:lang w:val="en-GB"/>
          </w:rPr>
          <w:delText xml:space="preserve">this </w:delText>
        </w:r>
      </w:del>
      <w:ins w:id="189" w:author="Author">
        <w:r w:rsidR="006E30CA" w:rsidRPr="009F35C2">
          <w:rPr>
            <w:rFonts w:asciiTheme="minorHAnsi" w:eastAsia="Times New Roman" w:hAnsiTheme="minorHAnsi"/>
            <w:color w:val="000000" w:themeColor="text1"/>
            <w:lang w:val="en-GB"/>
          </w:rPr>
          <w:t>th</w:t>
        </w:r>
        <w:r w:rsidR="006E30CA">
          <w:rPr>
            <w:rFonts w:asciiTheme="minorHAnsi" w:eastAsia="Times New Roman" w:hAnsiTheme="minorHAnsi"/>
            <w:color w:val="000000" w:themeColor="text1"/>
            <w:lang w:val="en-GB"/>
          </w:rPr>
          <w:t>e observed</w:t>
        </w:r>
        <w:r w:rsidR="006E30CA" w:rsidRPr="009F35C2">
          <w:rPr>
            <w:rFonts w:asciiTheme="minorHAnsi" w:eastAsia="Times New Roman" w:hAnsiTheme="minorHAnsi"/>
            <w:color w:val="000000" w:themeColor="text1"/>
            <w:lang w:val="en-GB"/>
          </w:rPr>
          <w:t xml:space="preserve"> </w:t>
        </w:r>
      </w:ins>
      <w:r w:rsidRPr="009F35C2">
        <w:rPr>
          <w:rFonts w:asciiTheme="minorHAnsi" w:eastAsia="Times New Roman" w:hAnsiTheme="minorHAnsi"/>
          <w:color w:val="000000" w:themeColor="text1"/>
          <w:lang w:val="en-GB"/>
        </w:rPr>
        <w:t xml:space="preserve">heterogeneity is predictably associated with individual households over time. In this study, it was not generally true that 20% of the houses had 80% of the mosquitoes. While the variance of these distributions did increase with the mean, the shape of the distributions all suggested biting would become more evenly distributed as the intensity increased. </w:t>
      </w:r>
      <w:del w:id="190" w:author="Author">
        <w:r w:rsidRPr="009F35C2" w:rsidDel="0070353B">
          <w:rPr>
            <w:rFonts w:asciiTheme="minorHAnsi" w:eastAsia="Times New Roman" w:hAnsiTheme="minorHAnsi"/>
            <w:color w:val="000000" w:themeColor="text1"/>
            <w:lang w:val="en-GB"/>
          </w:rPr>
          <w:delText>Here, t</w:delText>
        </w:r>
      </w:del>
      <w:ins w:id="191" w:author="Author">
        <w:r w:rsidR="0070353B">
          <w:rPr>
            <w:rFonts w:asciiTheme="minorHAnsi" w:eastAsia="Times New Roman" w:hAnsiTheme="minorHAnsi"/>
            <w:color w:val="000000" w:themeColor="text1"/>
            <w:lang w:val="en-GB"/>
          </w:rPr>
          <w:t>T</w:t>
        </w:r>
      </w:ins>
      <w:r w:rsidRPr="009F35C2">
        <w:rPr>
          <w:rFonts w:asciiTheme="minorHAnsi" w:eastAsia="Times New Roman" w:hAnsiTheme="minorHAnsi"/>
          <w:color w:val="000000" w:themeColor="text1"/>
          <w:lang w:val="en-GB"/>
        </w:rPr>
        <w:t xml:space="preserve">he Pareto </w:t>
      </w:r>
      <w:del w:id="192" w:author="Author">
        <w:r w:rsidRPr="009F35C2" w:rsidDel="00756A93">
          <w:rPr>
            <w:rFonts w:asciiTheme="minorHAnsi" w:eastAsia="Times New Roman" w:hAnsiTheme="minorHAnsi"/>
            <w:color w:val="000000" w:themeColor="text1"/>
            <w:lang w:val="en-GB"/>
          </w:rPr>
          <w:delText xml:space="preserve">pattern </w:delText>
        </w:r>
      </w:del>
      <w:ins w:id="193" w:author="Author">
        <w:r w:rsidR="00756A93">
          <w:rPr>
            <w:rFonts w:asciiTheme="minorHAnsi" w:eastAsia="Times New Roman" w:hAnsiTheme="minorHAnsi"/>
            <w:color w:val="000000" w:themeColor="text1"/>
            <w:lang w:val="en-GB"/>
          </w:rPr>
          <w:t>fraction</w:t>
        </w:r>
        <w:r w:rsidR="00756A93" w:rsidRPr="009F35C2">
          <w:rPr>
            <w:rFonts w:asciiTheme="minorHAnsi" w:eastAsia="Times New Roman" w:hAnsiTheme="minorHAnsi"/>
            <w:color w:val="000000" w:themeColor="text1"/>
            <w:lang w:val="en-GB"/>
          </w:rPr>
          <w:t xml:space="preserve"> </w:t>
        </w:r>
      </w:ins>
      <w:r w:rsidRPr="009F35C2">
        <w:rPr>
          <w:rFonts w:asciiTheme="minorHAnsi" w:eastAsia="Times New Roman" w:hAnsiTheme="minorHAnsi"/>
          <w:color w:val="000000" w:themeColor="text1"/>
          <w:lang w:val="en-GB"/>
        </w:rPr>
        <w:t>varied from 20-90 (i.e.</w:t>
      </w:r>
      <w:r w:rsidR="001C0EF9"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20% of houses had 90% of mosquitoes) at low intensity to only 20-50 at high intensity. One</w:t>
      </w:r>
      <w:ins w:id="194" w:author="Author">
        <w:r w:rsidR="009D5886">
          <w:rPr>
            <w:rFonts w:asciiTheme="minorHAnsi" w:eastAsia="Times New Roman" w:hAnsiTheme="minorHAnsi"/>
            <w:color w:val="000000" w:themeColor="text1"/>
            <w:lang w:val="en-GB"/>
          </w:rPr>
          <w:t xml:space="preserve"> ecological</w:t>
        </w:r>
      </w:ins>
      <w:r w:rsidRPr="009F35C2">
        <w:rPr>
          <w:rFonts w:asciiTheme="minorHAnsi" w:eastAsia="Times New Roman" w:hAnsiTheme="minorHAnsi"/>
          <w:color w:val="000000" w:themeColor="text1"/>
          <w:lang w:val="en-GB"/>
        </w:rPr>
        <w:t xml:space="preserve"> explanation for this finding is that when mosquito </w:t>
      </w:r>
      <w:r w:rsidRPr="009F35C2">
        <w:rPr>
          <w:rFonts w:asciiTheme="minorHAnsi" w:eastAsia="Times New Roman" w:hAnsiTheme="minorHAnsi"/>
          <w:color w:val="000000" w:themeColor="text1"/>
          <w:lang w:val="en-GB"/>
        </w:rPr>
        <w:lastRenderedPageBreak/>
        <w:t>numbers are low it is likely because there are few breeding sites and thus even fewer close to settlements</w:t>
      </w:r>
      <w:r w:rsidR="003156BB" w:rsidRPr="009F35C2">
        <w:rPr>
          <w:rFonts w:asciiTheme="minorHAnsi" w:eastAsia="Times New Roman" w:hAnsiTheme="minorHAnsi"/>
          <w:color w:val="000000" w:themeColor="text1"/>
          <w:lang w:val="en-GB"/>
        </w:rPr>
        <w:t>.</w:t>
      </w:r>
      <w:r w:rsidR="00E06E0F" w:rsidRPr="009F35C2">
        <w:rPr>
          <w:rFonts w:asciiTheme="minorHAnsi" w:eastAsia="Times New Roman" w:hAnsiTheme="minorHAnsi"/>
          <w:color w:val="000000" w:themeColor="text1"/>
          <w:lang w:val="en-GB"/>
        </w:rPr>
        <w:t xml:space="preserve"> </w:t>
      </w:r>
      <w:r w:rsidRPr="009F35C2">
        <w:rPr>
          <w:rFonts w:asciiTheme="minorHAnsi" w:eastAsia="Times New Roman" w:hAnsiTheme="minorHAnsi"/>
          <w:color w:val="000000" w:themeColor="text1"/>
          <w:lang w:val="en-GB"/>
        </w:rPr>
        <w:t>An important question is how well these relationships hold across vector species and the broad range of ecological settings that characterize transmission of malaria and other vector-borne diseases</w:t>
      </w:r>
      <w:r w:rsidRPr="009F35C2">
        <w:rPr>
          <w:rFonts w:asciiTheme="minorHAnsi" w:eastAsia="Times New Roman" w:hAnsiTheme="minorHAnsi"/>
          <w:color w:val="000000" w:themeColor="text1"/>
          <w:vertAlign w:val="superscript"/>
          <w:lang w:val="en-GB"/>
        </w:rPr>
        <w:fldChar w:fldCharType="begin"/>
      </w:r>
      <w:r w:rsidR="00A57AF0">
        <w:rPr>
          <w:rFonts w:asciiTheme="minorHAnsi" w:eastAsia="Times New Roman" w:hAnsiTheme="minorHAnsi"/>
          <w:color w:val="000000" w:themeColor="text1"/>
          <w:vertAlign w:val="superscript"/>
          <w:lang w:val="en-GB"/>
        </w:rPr>
        <w:instrText xml:space="preserve"> ADDIN PAPERS2_CITATIONS &lt;citation&gt;&lt;priority&gt;52&lt;/priority&gt;&lt;uuid&gt;796099EB-ABF2-43F3-94B5-8DF289230160&lt;/uuid&gt;&lt;publications&gt;&lt;publication&gt;&lt;subtype&gt;400&lt;/subtype&gt;&lt;title&gt;Modeling the spread of vector-borne diseases on bipartite networks.&lt;/title&gt;&lt;url&gt;http://eutils.ncbi.nlm.nih.gov/entrez/eutils/elink.fcgi?dbfrom=pubmed&amp;amp;id=21103064&amp;amp;retmode=ref&amp;amp;cmd=prlinks&lt;/url&gt;&lt;volume&gt;5&lt;/volume&gt;&lt;publication_date&gt;99201011121200000000222000&lt;/publication_date&gt;&lt;uuid&gt;C6FE0732-E2A9-4E2C-A52B-F718B7549361&lt;/uuid&gt;&lt;type&gt;400&lt;/type&gt;&lt;accepted_date&gt;99201010061200000000222000&lt;/accepted_date&gt;&lt;number&gt;11&lt;/number&gt;&lt;citekey&gt;Bisanzio:2010bi&lt;/citekey&gt;&lt;submission_date&gt;99201005271200000000222000&lt;/submission_date&gt;&lt;doi&gt;10.1371/journal.pone.0013796&lt;/doi&gt;&lt;institution&gt;Department of Animal Production, Epidemiology and Ecology, University of Torino, Torino, Italy.&lt;/institution&gt;&lt;startpage&gt;e13796&lt;/startpage&gt;&lt;bundle&gt;&lt;publication&gt;&lt;title&gt;PLoS ONE&lt;/title&gt;&lt;uuid&gt;D2D95AA4-30CA-47B3-9628-9D298972FD0E&lt;/uuid&gt;&lt;subtype&gt;-100&lt;/subtype&gt;&lt;publisher&gt;Public Library of Science&lt;/publisher&gt;&lt;type&gt;-100&lt;/type&gt;&lt;url&gt;http://www.plosone.org/&lt;/url&gt;&lt;/publication&gt;&lt;/bundle&gt;&lt;authors&gt;&lt;author&gt;&lt;lastName&gt;Bisanzio&lt;/lastName&gt;&lt;firstName&gt;Donal&lt;/firstName&gt;&lt;/author&gt;&lt;author&gt;&lt;lastName&gt;Bertolotti&lt;/lastName&gt;&lt;firstName&gt;Luigi&lt;/firstName&gt;&lt;/author&gt;&lt;author&gt;&lt;lastName&gt;Tomassone&lt;/lastName&gt;&lt;firstName&gt;Laura&lt;/firstName&gt;&lt;/author&gt;&lt;author&gt;&lt;lastName&gt;Amore&lt;/lastName&gt;&lt;firstName&gt;Giusi&lt;/firstName&gt;&lt;/author&gt;&lt;author&gt;&lt;lastName&gt;Ragagli&lt;/lastName&gt;&lt;firstName&gt;Charlotte&lt;/firstName&gt;&lt;/author&gt;&lt;author&gt;&lt;lastName&gt;Mannelli&lt;/lastName&gt;&lt;firstName&gt;Alessandro&lt;/firstName&gt;&lt;/author&gt;&lt;author&gt;&lt;lastName&gt;Giacobini&lt;/lastName&gt;&lt;firstName&gt;Mario&lt;/firstName&gt;&lt;/author&gt;&lt;author&gt;&lt;lastName&gt;Provero&lt;/lastName&gt;&lt;firstName&gt;Paolo&lt;/firstName&gt;&lt;/author&gt;&lt;/authors&gt;&lt;/publication&gt;&lt;publication&gt;&lt;subtype&gt;400&lt;/subtype&gt;&lt;title&gt;Pattern of tick aggregation on mice: larger than expected distribution tail enhances the spread of tick-borne pathogens.&lt;/title&gt;&lt;url&gt;http://eutils.ncbi.nlm.nih.gov/entrez/eutils/elink.fcgi?dbfrom=pubmed&amp;amp;id=25393293&amp;amp;retmode=ref&amp;amp;cmd=prlinks&lt;/url&gt;&lt;volume&gt;10&lt;/volume&gt;&lt;publication_date&gt;99201411001200000000220000&lt;/publication_date&gt;&lt;uuid&gt;2BE1C63C-8B14-4C61-BB3A-F76BA25DD031&lt;/uuid&gt;&lt;type&gt;400&lt;/type&gt;&lt;accepted_date&gt;99201409231200000000222000&lt;/accepted_date&gt;&lt;number&gt;11&lt;/number&gt;&lt;citekey&gt;Ferreri:2014bo&lt;/citekey&gt;&lt;submission_date&gt;99201402261200000000222000&lt;/submission_date&gt;&lt;doi&gt;10.1371/journal.pcbi.1003931&lt;/doi&gt;&lt;institution&gt;Computational Epidemiology Group, Department of Veterinary Sciences, University of Torino, Torino, Italy; Applied Research on Computational Complex Systems Group, Department of Computer Science, University of Torino, Torino, Italy.&lt;/institution&gt;&lt;startpage&gt;e1003931&lt;/startpage&gt;&lt;bundle&gt;&lt;publication&gt;&lt;title&gt;PLoS Computational Biology&lt;/title&gt;&lt;uuid&gt;CDAFD455-FD50-4F5C-9E0C-7DA5BDF49232&lt;/uuid&gt;&lt;subtype&gt;-100&lt;/subtype&gt;&lt;publisher&gt;&lt;/publisher&gt;&lt;type&gt;-100&lt;/type&gt;&lt;/publication&gt;&lt;/bundle&gt;&lt;authors&gt;&lt;author&gt;&lt;lastName&gt;Ferreri&lt;/lastName&gt;&lt;firstName&gt;Luca&lt;/firstName&gt;&lt;/author&gt;&lt;author&gt;&lt;lastName&gt;Giacobini&lt;/lastName&gt;&lt;firstName&gt;Mario&lt;/firstName&gt;&lt;/author&gt;&lt;author&gt;&lt;lastName&gt;Bajardi&lt;/lastName&gt;&lt;firstName&gt;Paolo&lt;/firstName&gt;&lt;/author&gt;&lt;author&gt;&lt;lastName&gt;Bertolotti&lt;/lastName&gt;&lt;firstName&gt;Luigi&lt;/firstName&gt;&lt;/author&gt;&lt;author&gt;&lt;lastName&gt;Bolzoni&lt;/lastName&gt;&lt;firstName&gt;Luca&lt;/firstName&gt;&lt;/author&gt;&lt;author&gt;&lt;lastName&gt;Tagliapietra&lt;/lastName&gt;&lt;firstName&gt;Valentina&lt;/firstName&gt;&lt;/author&gt;&lt;author&gt;&lt;lastName&gt;Rizzoli&lt;/lastName&gt;&lt;firstName&gt;Annapaola&lt;/firstName&gt;&lt;/author&gt;&lt;author&gt;&lt;lastName&gt;Rosà&lt;/lastName&gt;&lt;firstName&gt;Roberto&lt;/firstName&gt;&lt;/author&gt;&lt;/authors&gt;&lt;/publication&gt;&lt;/publications&gt;&lt;cites&gt;&lt;/cites&gt;&lt;/citation&gt;</w:instrText>
      </w:r>
      <w:r w:rsidRPr="009F35C2">
        <w:rPr>
          <w:rFonts w:asciiTheme="minorHAnsi" w:eastAsia="Times New Roman" w:hAnsiTheme="minorHAnsi"/>
          <w:color w:val="000000" w:themeColor="text1"/>
          <w:vertAlign w:val="superscript"/>
          <w:lang w:val="en-GB"/>
        </w:rPr>
        <w:fldChar w:fldCharType="separate"/>
      </w:r>
      <w:ins w:id="195" w:author="Author">
        <w:r w:rsidR="00A57AF0">
          <w:rPr>
            <w:rFonts w:ascii="Helvetica" w:hAnsi="Helvetica" w:cs="Helvetica"/>
            <w:vertAlign w:val="superscript"/>
          </w:rPr>
          <w:t>31,32</w:t>
        </w:r>
      </w:ins>
      <w:del w:id="196" w:author="Author">
        <w:r w:rsidR="00B64DFB" w:rsidDel="00A57AF0">
          <w:rPr>
            <w:rFonts w:ascii="Calibri" w:hAnsi="Calibri" w:cs="Calibri"/>
            <w:vertAlign w:val="superscript"/>
          </w:rPr>
          <w:delText>29,30</w:delText>
        </w:r>
      </w:del>
      <w:r w:rsidRPr="009F35C2">
        <w:rPr>
          <w:rFonts w:asciiTheme="minorHAnsi" w:eastAsia="Times New Roman" w:hAnsiTheme="minorHAnsi"/>
          <w:color w:val="000000" w:themeColor="text1"/>
          <w:vertAlign w:val="superscript"/>
          <w:lang w:val="en-GB"/>
        </w:rPr>
        <w:fldChar w:fldCharType="end"/>
      </w:r>
      <w:r w:rsidRPr="009F35C2">
        <w:rPr>
          <w:rFonts w:asciiTheme="minorHAnsi" w:eastAsia="Times New Roman" w:hAnsiTheme="minorHAnsi"/>
          <w:color w:val="000000" w:themeColor="text1"/>
          <w:lang w:val="en-GB"/>
        </w:rPr>
        <w:t xml:space="preserve">. </w:t>
      </w:r>
      <w:r w:rsidR="00E06E0F" w:rsidRPr="009F35C2">
        <w:rPr>
          <w:rFonts w:asciiTheme="minorHAnsi" w:eastAsia="Times New Roman" w:hAnsiTheme="minorHAnsi"/>
          <w:color w:val="000000" w:themeColor="text1"/>
          <w:lang w:val="en-GB"/>
        </w:rPr>
        <w:t>It should be noted, however, that the study directly tested the infectivity of up to 50 mosquitoes from each household per night, but that we relied on models to quantify higher mosquito numbers</w:t>
      </w:r>
      <w:ins w:id="197" w:author="Author">
        <w:r w:rsidR="00B84F8A">
          <w:rPr>
            <w:rFonts w:asciiTheme="minorHAnsi" w:eastAsia="Times New Roman" w:hAnsiTheme="minorHAnsi"/>
            <w:color w:val="000000" w:themeColor="text1"/>
            <w:lang w:val="en-GB"/>
          </w:rPr>
          <w:t xml:space="preserve"> in those samples</w:t>
        </w:r>
      </w:ins>
      <w:r w:rsidR="00E06E0F" w:rsidRPr="009F35C2">
        <w:rPr>
          <w:rFonts w:asciiTheme="minorHAnsi" w:eastAsia="Times New Roman" w:hAnsiTheme="minorHAnsi"/>
          <w:color w:val="000000" w:themeColor="text1"/>
          <w:lang w:val="en-GB"/>
        </w:rPr>
        <w:t>. As a result of that model</w:t>
      </w:r>
      <w:r w:rsidR="005C7C3E">
        <w:rPr>
          <w:rFonts w:asciiTheme="minorHAnsi" w:eastAsia="Times New Roman" w:hAnsiTheme="minorHAnsi"/>
          <w:color w:val="000000" w:themeColor="text1"/>
          <w:lang w:val="en-GB"/>
        </w:rPr>
        <w:t>l</w:t>
      </w:r>
      <w:r w:rsidR="00E06E0F" w:rsidRPr="009F35C2">
        <w:rPr>
          <w:rFonts w:asciiTheme="minorHAnsi" w:eastAsia="Times New Roman" w:hAnsiTheme="minorHAnsi"/>
          <w:color w:val="000000" w:themeColor="text1"/>
          <w:lang w:val="en-GB"/>
        </w:rPr>
        <w:t>ing, our analysis may not have accurately captured outlier occurrence in areas with higher mosquito density.</w:t>
      </w:r>
    </w:p>
    <w:p w14:paraId="77F3967E" w14:textId="7F4A41C4" w:rsidR="00DB758D" w:rsidRPr="009F35C2" w:rsidRDefault="00DB758D" w:rsidP="009F35C2">
      <w:pPr>
        <w:spacing w:after="240" w:line="480" w:lineRule="auto"/>
        <w:ind w:firstLine="720"/>
        <w:rP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 xml:space="preserve">Our study found strong support for super-spreading, but weaker support for the role of super-spreader households in malaria transmission. Some of the variability in biting was associated with particular households over the study, but our analysis also shows that </w:t>
      </w:r>
      <w:r w:rsidR="00C334DF" w:rsidRPr="009F35C2">
        <w:rPr>
          <w:rFonts w:asciiTheme="minorHAnsi" w:eastAsia="Times New Roman" w:hAnsiTheme="minorHAnsi"/>
          <w:color w:val="000000" w:themeColor="text1"/>
          <w:lang w:val="en-GB"/>
        </w:rPr>
        <w:t>environmental stochasticity</w:t>
      </w:r>
      <w:r w:rsidRPr="009F35C2">
        <w:rPr>
          <w:rFonts w:asciiTheme="minorHAnsi" w:eastAsia="Times New Roman" w:hAnsiTheme="minorHAnsi"/>
          <w:color w:val="000000" w:themeColor="text1"/>
          <w:lang w:val="en-GB"/>
        </w:rPr>
        <w:t xml:space="preserve"> accounts for</w:t>
      </w:r>
      <w:r w:rsidR="00437AFD" w:rsidRPr="009F35C2">
        <w:rPr>
          <w:rFonts w:asciiTheme="minorHAnsi" w:eastAsia="Times New Roman" w:hAnsiTheme="minorHAnsi"/>
          <w:color w:val="000000" w:themeColor="text1"/>
          <w:lang w:val="en-GB"/>
        </w:rPr>
        <w:t xml:space="preserve"> approximately</w:t>
      </w:r>
      <w:r w:rsidRPr="009F35C2">
        <w:rPr>
          <w:rFonts w:asciiTheme="minorHAnsi" w:eastAsia="Times New Roman" w:hAnsiTheme="minorHAnsi"/>
          <w:color w:val="000000" w:themeColor="text1"/>
          <w:lang w:val="en-GB"/>
        </w:rPr>
        <w:t xml:space="preserve"> half of the variance</w:t>
      </w:r>
      <w:r w:rsidR="00682E06"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w:t>
      </w:r>
      <w:r w:rsidR="00362054" w:rsidRPr="009F35C2">
        <w:rPr>
          <w:rFonts w:asciiTheme="minorHAnsi" w:eastAsia="Times New Roman" w:hAnsiTheme="minorHAnsi"/>
          <w:color w:val="000000" w:themeColor="text1"/>
          <w:lang w:val="en-GB"/>
        </w:rPr>
        <w:t xml:space="preserve">despite marked differences among households in their propensity to have mosquitoes, </w:t>
      </w:r>
      <w:r w:rsidRPr="009F35C2">
        <w:rPr>
          <w:rFonts w:asciiTheme="minorHAnsi" w:eastAsia="Times New Roman" w:hAnsiTheme="minorHAnsi"/>
          <w:color w:val="000000" w:themeColor="text1"/>
          <w:lang w:val="en-GB"/>
        </w:rPr>
        <w:t xml:space="preserve">the identities of the houses receiving the most bites changed over time due to </w:t>
      </w:r>
      <w:ins w:id="198" w:author="Author">
        <w:r w:rsidR="00D046D8">
          <w:rPr>
            <w:rFonts w:asciiTheme="minorHAnsi" w:eastAsia="Times New Roman" w:hAnsiTheme="minorHAnsi"/>
            <w:color w:val="000000" w:themeColor="text1"/>
            <w:lang w:val="en-GB"/>
          </w:rPr>
          <w:t xml:space="preserve">other factors, broadly lumped together under the category of </w:t>
        </w:r>
      </w:ins>
      <w:r w:rsidR="00C334DF" w:rsidRPr="009F35C2">
        <w:rPr>
          <w:rFonts w:asciiTheme="minorHAnsi" w:eastAsia="Times New Roman" w:hAnsiTheme="minorHAnsi"/>
          <w:color w:val="000000" w:themeColor="text1"/>
          <w:lang w:val="en-GB"/>
        </w:rPr>
        <w:t>environmental stochasticity</w:t>
      </w:r>
      <w:ins w:id="199" w:author="Author">
        <w:r w:rsidR="00C10FDC">
          <w:rPr>
            <w:rFonts w:asciiTheme="minorHAnsi" w:eastAsia="Times New Roman" w:hAnsiTheme="minorHAnsi"/>
            <w:color w:val="000000" w:themeColor="text1"/>
            <w:lang w:val="en-GB"/>
          </w:rPr>
          <w:t xml:space="preserve">, though some of </w:t>
        </w:r>
        <w:del w:id="200" w:author="Author">
          <w:r w:rsidR="00C10FDC" w:rsidDel="00B44F26">
            <w:rPr>
              <w:rFonts w:asciiTheme="minorHAnsi" w:eastAsia="Times New Roman" w:hAnsiTheme="minorHAnsi"/>
              <w:color w:val="000000" w:themeColor="text1"/>
              <w:lang w:val="en-GB"/>
            </w:rPr>
            <w:delText>it</w:delText>
          </w:r>
        </w:del>
        <w:r w:rsidR="00B44F26">
          <w:rPr>
            <w:rFonts w:asciiTheme="minorHAnsi" w:eastAsia="Times New Roman" w:hAnsiTheme="minorHAnsi"/>
            <w:color w:val="000000" w:themeColor="text1"/>
            <w:lang w:val="en-GB"/>
          </w:rPr>
          <w:t>the variance</w:t>
        </w:r>
        <w:r w:rsidR="00C10FDC">
          <w:rPr>
            <w:rFonts w:asciiTheme="minorHAnsi" w:eastAsia="Times New Roman" w:hAnsiTheme="minorHAnsi"/>
            <w:color w:val="000000" w:themeColor="text1"/>
            <w:lang w:val="en-GB"/>
          </w:rPr>
          <w:t xml:space="preserve"> is clearly associated with the sampling process and some of it could be due to </w:t>
        </w:r>
        <w:r w:rsidR="00BE1C34">
          <w:rPr>
            <w:rFonts w:asciiTheme="minorHAnsi" w:eastAsia="Times New Roman" w:hAnsiTheme="minorHAnsi"/>
            <w:color w:val="000000" w:themeColor="text1"/>
            <w:lang w:val="en-GB"/>
          </w:rPr>
          <w:t>measurement errors</w:t>
        </w:r>
      </w:ins>
      <w:r w:rsidRPr="009F35C2">
        <w:rPr>
          <w:rFonts w:asciiTheme="minorHAnsi" w:eastAsia="Times New Roman" w:hAnsiTheme="minorHAnsi"/>
          <w:color w:val="000000" w:themeColor="text1"/>
          <w:lang w:val="en-GB"/>
        </w:rPr>
        <w:t xml:space="preserve">. The main sources of </w:t>
      </w:r>
      <w:r w:rsidR="00C334DF" w:rsidRPr="009F35C2">
        <w:rPr>
          <w:rFonts w:asciiTheme="minorHAnsi" w:eastAsia="Times New Roman" w:hAnsiTheme="minorHAnsi"/>
          <w:color w:val="000000" w:themeColor="text1"/>
          <w:lang w:val="en-GB"/>
        </w:rPr>
        <w:t>environmental stochasticity</w:t>
      </w:r>
      <w:r w:rsidRPr="009F35C2">
        <w:rPr>
          <w:rFonts w:asciiTheme="minorHAnsi" w:eastAsia="Times New Roman" w:hAnsiTheme="minorHAnsi"/>
          <w:color w:val="000000" w:themeColor="text1"/>
          <w:lang w:val="en-GB"/>
        </w:rPr>
        <w:t xml:space="preserve"> have not been quantified but </w:t>
      </w:r>
      <w:r w:rsidR="007E0B9B" w:rsidRPr="009F35C2">
        <w:rPr>
          <w:rFonts w:asciiTheme="minorHAnsi" w:eastAsia="Times New Roman" w:hAnsiTheme="minorHAnsi"/>
          <w:color w:val="000000" w:themeColor="text1"/>
          <w:lang w:val="en-GB"/>
        </w:rPr>
        <w:t>could</w:t>
      </w:r>
      <w:r w:rsidRPr="009F35C2">
        <w:rPr>
          <w:rFonts w:asciiTheme="minorHAnsi" w:eastAsia="Times New Roman" w:hAnsiTheme="minorHAnsi"/>
          <w:color w:val="000000" w:themeColor="text1"/>
          <w:lang w:val="en-GB"/>
        </w:rPr>
        <w:t xml:space="preserve"> include heavy rain and high winds at night, changes in wind direction and strength when mosquitoes are searching for a blood meal, breeding sites appearing and disappearing around the study sites, a</w:t>
      </w:r>
      <w:r w:rsidR="00682E06" w:rsidRPr="009F35C2">
        <w:rPr>
          <w:rFonts w:asciiTheme="minorHAnsi" w:eastAsia="Times New Roman" w:hAnsiTheme="minorHAnsi"/>
          <w:color w:val="000000" w:themeColor="text1"/>
          <w:lang w:val="en-GB"/>
        </w:rPr>
        <w:t>nd</w:t>
      </w:r>
      <w:r w:rsidRPr="009F35C2">
        <w:rPr>
          <w:rFonts w:asciiTheme="minorHAnsi" w:eastAsia="Times New Roman" w:hAnsiTheme="minorHAnsi"/>
          <w:color w:val="000000" w:themeColor="text1"/>
          <w:lang w:val="en-GB"/>
        </w:rPr>
        <w:t xml:space="preserve"> pulses of mosquitoes emerging from water bodies. The quantity relevant for </w:t>
      </w:r>
      <w:r w:rsidR="00CD0D05" w:rsidRPr="009F35C2">
        <w:rPr>
          <w:rFonts w:asciiTheme="minorHAnsi" w:eastAsia="Times New Roman" w:hAnsiTheme="minorHAnsi"/>
          <w:color w:val="000000" w:themeColor="text1"/>
          <w:lang w:val="en-GB"/>
        </w:rPr>
        <w:t xml:space="preserve">malaria transmission </w:t>
      </w:r>
      <w:r w:rsidRPr="009F35C2">
        <w:rPr>
          <w:rFonts w:asciiTheme="minorHAnsi" w:eastAsia="Times New Roman" w:hAnsiTheme="minorHAnsi"/>
          <w:color w:val="000000" w:themeColor="text1"/>
          <w:lang w:val="en-GB"/>
        </w:rPr>
        <w:t>is the fraction of bites received by houses in the top quintile of biting weights</w:t>
      </w:r>
      <w:r w:rsidR="00CD0D05" w:rsidRPr="009F35C2">
        <w:rPr>
          <w:rFonts w:asciiTheme="minorHAnsi" w:eastAsia="Times New Roman" w:hAnsiTheme="minorHAnsi"/>
          <w:color w:val="000000" w:themeColor="text1"/>
          <w:lang w:val="en-GB"/>
        </w:rPr>
        <w:t xml:space="preserve">. Our study suggests the </w:t>
      </w:r>
      <w:del w:id="201" w:author="Author">
        <w:r w:rsidR="00083FBB" w:rsidRPr="009F35C2" w:rsidDel="00012F37">
          <w:rPr>
            <w:rFonts w:asciiTheme="minorHAnsi" w:eastAsia="Times New Roman" w:hAnsiTheme="minorHAnsi"/>
            <w:color w:val="000000" w:themeColor="text1"/>
            <w:lang w:val="en-GB"/>
          </w:rPr>
          <w:delText xml:space="preserve">applicable </w:delText>
        </w:r>
      </w:del>
      <w:r w:rsidR="00CD0D05" w:rsidRPr="009F35C2">
        <w:rPr>
          <w:rFonts w:asciiTheme="minorHAnsi" w:eastAsia="Times New Roman" w:hAnsiTheme="minorHAnsi"/>
          <w:color w:val="000000" w:themeColor="text1"/>
          <w:lang w:val="en-GB"/>
        </w:rPr>
        <w:t xml:space="preserve">Pareto </w:t>
      </w:r>
      <w:del w:id="202" w:author="Author">
        <w:r w:rsidR="00CD0D05" w:rsidRPr="009F35C2" w:rsidDel="002766F5">
          <w:rPr>
            <w:rFonts w:asciiTheme="minorHAnsi" w:eastAsia="Times New Roman" w:hAnsiTheme="minorHAnsi"/>
            <w:color w:val="000000" w:themeColor="text1"/>
            <w:lang w:val="en-GB"/>
          </w:rPr>
          <w:delText xml:space="preserve">rule </w:delText>
        </w:r>
      </w:del>
      <w:ins w:id="203" w:author="Author">
        <w:r w:rsidR="002766F5">
          <w:rPr>
            <w:rFonts w:asciiTheme="minorHAnsi" w:eastAsia="Times New Roman" w:hAnsiTheme="minorHAnsi"/>
            <w:color w:val="000000" w:themeColor="text1"/>
            <w:lang w:val="en-GB"/>
          </w:rPr>
          <w:t xml:space="preserve">fraction </w:t>
        </w:r>
        <w:r w:rsidR="00012F37">
          <w:rPr>
            <w:rFonts w:asciiTheme="minorHAnsi" w:eastAsia="Times New Roman" w:hAnsiTheme="minorHAnsi"/>
            <w:color w:val="000000" w:themeColor="text1"/>
            <w:lang w:val="en-GB"/>
          </w:rPr>
          <w:t xml:space="preserve">for </w:t>
        </w:r>
        <w:del w:id="204" w:author="Author">
          <w:r w:rsidR="00012F37" w:rsidDel="00AB1D7E">
            <w:rPr>
              <w:rFonts w:asciiTheme="minorHAnsi" w:eastAsia="Times New Roman" w:hAnsiTheme="minorHAnsi"/>
              <w:color w:val="000000" w:themeColor="text1"/>
              <w:lang w:val="en-GB"/>
            </w:rPr>
            <w:delText>superspread</w:delText>
          </w:r>
        </w:del>
        <w:r w:rsidR="00AB1D7E">
          <w:rPr>
            <w:rFonts w:asciiTheme="minorHAnsi" w:eastAsia="Times New Roman" w:hAnsiTheme="minorHAnsi"/>
            <w:color w:val="000000" w:themeColor="text1"/>
            <w:lang w:val="en-GB"/>
          </w:rPr>
          <w:t>super-spread</w:t>
        </w:r>
        <w:r w:rsidR="00012F37">
          <w:rPr>
            <w:rFonts w:asciiTheme="minorHAnsi" w:eastAsia="Times New Roman" w:hAnsiTheme="minorHAnsi"/>
            <w:color w:val="000000" w:themeColor="text1"/>
            <w:lang w:val="en-GB"/>
          </w:rPr>
          <w:t xml:space="preserve">ers </w:t>
        </w:r>
      </w:ins>
      <w:r w:rsidRPr="009F35C2">
        <w:rPr>
          <w:rFonts w:asciiTheme="minorHAnsi" w:eastAsia="Times New Roman" w:hAnsiTheme="minorHAnsi"/>
          <w:color w:val="000000" w:themeColor="text1"/>
          <w:lang w:val="en-GB"/>
        </w:rPr>
        <w:t xml:space="preserve">is closer to 20-50, varying </w:t>
      </w:r>
      <w:r w:rsidRPr="009F35C2">
        <w:rPr>
          <w:rFonts w:asciiTheme="minorHAnsi" w:eastAsia="Times New Roman" w:hAnsiTheme="minorHAnsi"/>
          <w:color w:val="000000" w:themeColor="text1"/>
          <w:lang w:val="en-GB"/>
        </w:rPr>
        <w:lastRenderedPageBreak/>
        <w:t xml:space="preserve">from 20-60 to 20-40. Though these are less heterogeneous than the proposed 20-80 rule, </w:t>
      </w:r>
      <w:r w:rsidR="00190C2D" w:rsidRPr="009F35C2">
        <w:rPr>
          <w:rFonts w:asciiTheme="minorHAnsi" w:eastAsia="Times New Roman" w:hAnsiTheme="minorHAnsi"/>
          <w:color w:val="000000" w:themeColor="text1"/>
          <w:lang w:val="en-GB"/>
        </w:rPr>
        <w:t>household heterogeneity</w:t>
      </w:r>
      <w:r w:rsidR="00852D7D" w:rsidRPr="009F35C2">
        <w:rPr>
          <w:rFonts w:asciiTheme="minorHAnsi" w:eastAsia="Times New Roman" w:hAnsiTheme="minorHAnsi"/>
          <w:color w:val="000000" w:themeColor="text1"/>
          <w:lang w:val="en-GB"/>
        </w:rPr>
        <w:t xml:space="preserve"> </w:t>
      </w:r>
      <w:r w:rsidRPr="009F35C2">
        <w:rPr>
          <w:rFonts w:asciiTheme="minorHAnsi" w:eastAsia="Times New Roman" w:hAnsiTheme="minorHAnsi"/>
          <w:color w:val="000000" w:themeColor="text1"/>
          <w:lang w:val="en-GB"/>
        </w:rPr>
        <w:t>would still have quantitative effects on transmission, invasion, exposure and immunity, the design of malaria studies, and the prospects for targeting. Our analysis suggests that all these effects would be strongest at low transmission intensity.</w:t>
      </w:r>
    </w:p>
    <w:p w14:paraId="56E15748" w14:textId="2E14CDC9" w:rsidR="00DB758D" w:rsidRPr="009F35C2" w:rsidRDefault="00DB758D" w:rsidP="009F35C2">
      <w:pPr>
        <w:spacing w:after="240" w:line="480" w:lineRule="auto"/>
        <w:ind w:firstLine="720"/>
        <w:rP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Translating general information about heterogeneity into a method for targeting would require finding covariate</w:t>
      </w:r>
      <w:r w:rsidR="001C0EF9" w:rsidRPr="009F35C2">
        <w:rPr>
          <w:rFonts w:asciiTheme="minorHAnsi" w:eastAsia="Times New Roman" w:hAnsiTheme="minorHAnsi"/>
          <w:color w:val="000000" w:themeColor="text1"/>
          <w:lang w:val="en-GB"/>
        </w:rPr>
        <w:t>s</w:t>
      </w:r>
      <w:r w:rsidRPr="009F35C2">
        <w:rPr>
          <w:rFonts w:asciiTheme="minorHAnsi" w:eastAsia="Times New Roman" w:hAnsiTheme="minorHAnsi"/>
          <w:color w:val="000000" w:themeColor="text1"/>
          <w:lang w:val="en-GB"/>
        </w:rPr>
        <w:t xml:space="preserve"> that would identify households with high biting weights and extrapolating these causes to establish relationships that could be used to target other households in the region. Some of this analysis has already been done for these sites; studies have found significant associations at some sites between the degree of urbanicity</w:t>
      </w:r>
      <w:r w:rsidRPr="009F35C2">
        <w:rPr>
          <w:rFonts w:asciiTheme="minorHAnsi" w:eastAsia="Times New Roman" w:hAnsiTheme="minorHAnsi"/>
          <w:color w:val="000000" w:themeColor="text1"/>
          <w:vertAlign w:val="superscript"/>
          <w:lang w:val="en-GB"/>
        </w:rPr>
        <w:fldChar w:fldCharType="begin"/>
      </w:r>
      <w:r w:rsidR="00A57AF0">
        <w:rPr>
          <w:rFonts w:asciiTheme="minorHAnsi" w:eastAsia="Times New Roman" w:hAnsiTheme="minorHAnsi"/>
          <w:color w:val="000000" w:themeColor="text1"/>
          <w:vertAlign w:val="superscript"/>
          <w:lang w:val="en-GB"/>
        </w:rPr>
        <w:instrText xml:space="preserve"> ADDIN PAPERS2_CITATIONS &lt;citation&gt;&lt;priority&gt;25&lt;/priority&gt;&lt;uuid&gt;B73FA633-BE8B-4583-B2E9-A6C1D8AEAED8&lt;/uuid&gt;&lt;publications&gt;&lt;publication&gt;&lt;subtype&gt;400&lt;/subtype&gt;&lt;publisher&gt;BioMed Central&lt;/publisher&gt;&lt;title&gt;Associations between urbanicity and malaria at local scales in Uganda.&lt;/title&gt;&lt;url&gt;http://www.malariajournal.com/content/14/1/374&lt;/url&gt;&lt;volume&gt;14&lt;/volume&gt;&lt;publication_date&gt;99201509291200000000222000&lt;/publication_date&gt;&lt;uuid&gt;83566760-A57B-492F-B4CF-B90619236FEB&lt;/uuid&gt;&lt;type&gt;400&lt;/type&gt;&lt;accepted_date&gt;99201508221200000000222000&lt;/accepted_date&gt;&lt;number&gt;1&lt;/number&gt;&lt;citekey&gt;Kigozi:2015ke&lt;/citekey&gt;&lt;submission_date&gt;99201502141200000000222000&lt;/submission_date&gt;&lt;doi&gt;10.1186/s12936-015-0865-2&lt;/doi&gt;&lt;institution&gt;Infectious Diseases Research Collaboration, Kampala, Uganda. skigozi@yahoo.com.&lt;/institution&gt;&lt;startpage&gt;374&lt;/startpage&gt;&lt;bundle&gt;&lt;publication&gt;&lt;title&gt;Malaria Journal&lt;/title&gt;&lt;uuid&gt;4373A87C-3DD3-46C8-80EC-CDA47B1D7866&lt;/uuid&gt;&lt;subtype&gt;-100&lt;/subtype&gt;&lt;publisher&gt;Malaria Journal&lt;/publisher&gt;&lt;type&gt;-100&lt;/type&gt;&lt;/publication&gt;&lt;/bundle&gt;&lt;authors&gt;&lt;author&gt;&lt;lastName&gt;Kigozi&lt;/lastName&gt;&lt;firstName&gt;Simon&lt;/firstName&gt;&lt;middleNames&gt;P&lt;/middleNames&gt;&lt;/author&gt;&lt;author&gt;&lt;lastName&gt;Pindolia&lt;/lastName&gt;&lt;firstName&gt;Deepa&lt;/firstName&gt;&lt;middleNames&gt;K&lt;/middleNames&gt;&lt;/author&gt;&lt;author&gt;&lt;lastName&gt;Smith&lt;/lastName&gt;&lt;firstName&gt;David&lt;/firstName&gt;&lt;middleNames&gt;L&lt;/middleNames&gt;&lt;/author&gt;&lt;author&gt;&lt;lastName&gt;Arinaitwe&lt;/lastName&gt;&lt;firstName&gt;Emmanuel&lt;/firstName&gt;&lt;/author&gt;&lt;author&gt;&lt;lastName&gt;Katureebe&lt;/lastName&gt;&lt;firstName&gt;Agaba&lt;/firstName&gt;&lt;/author&gt;&lt;author&gt;&lt;lastName&gt;Kilama&lt;/lastName&gt;&lt;firstName&gt;Maxwell&lt;/firstName&gt;&lt;/author&gt;&lt;author&gt;&lt;lastName&gt;Nankabirwa&lt;/lastName&gt;&lt;firstName&gt;Joaniter&lt;/firstName&gt;&lt;/author&gt;&lt;author&gt;&lt;lastName&gt;Lindsay&lt;/lastName&gt;&lt;firstName&gt;Steven&lt;/firstName&gt;&lt;middleNames&gt;W&lt;/middleNames&gt;&lt;/author&gt;&lt;author&gt;&lt;lastName&gt;Staedke&lt;/lastName&gt;&lt;firstName&gt;Sarah&lt;/firstName&gt;&lt;middleNames&gt;G&lt;/middleNames&gt;&lt;/author&gt;&lt;author&gt;&lt;lastName&gt;Dorsey&lt;/lastName&gt;&lt;firstName&gt;Grant&lt;/firstName&gt;&lt;/author&gt;&lt;author&gt;&lt;lastName&gt;Kamya&lt;/lastName&gt;&lt;firstName&gt;Moses&lt;/firstName&gt;&lt;middleNames&gt;R&lt;/middleNames&gt;&lt;/author&gt;&lt;author&gt;&lt;lastName&gt;Tatem&lt;/lastName&gt;&lt;firstName&gt;Andrew&lt;/firstName&gt;&lt;middleNames&gt;J&lt;/middleNames&gt;&lt;/author&gt;&lt;/authors&gt;&lt;/publication&gt;&lt;/publications&gt;&lt;cites&gt;&lt;/cites&gt;&lt;/citation&gt;</w:instrText>
      </w:r>
      <w:r w:rsidRPr="009F35C2">
        <w:rPr>
          <w:rFonts w:asciiTheme="minorHAnsi" w:eastAsia="Times New Roman" w:hAnsiTheme="minorHAnsi"/>
          <w:color w:val="000000" w:themeColor="text1"/>
          <w:vertAlign w:val="superscript"/>
          <w:lang w:val="en-GB"/>
        </w:rPr>
        <w:fldChar w:fldCharType="separate"/>
      </w:r>
      <w:ins w:id="205" w:author="Author">
        <w:r w:rsidR="00A57AF0">
          <w:rPr>
            <w:rFonts w:ascii="Helvetica" w:hAnsi="Helvetica" w:cs="Helvetica"/>
            <w:vertAlign w:val="superscript"/>
          </w:rPr>
          <w:t>33</w:t>
        </w:r>
      </w:ins>
      <w:del w:id="206" w:author="Author">
        <w:r w:rsidR="00B64DFB" w:rsidDel="00A57AF0">
          <w:rPr>
            <w:rFonts w:ascii="Calibri" w:hAnsi="Calibri" w:cs="Calibri"/>
            <w:vertAlign w:val="superscript"/>
          </w:rPr>
          <w:delText>31</w:delText>
        </w:r>
      </w:del>
      <w:r w:rsidRPr="009F35C2">
        <w:rPr>
          <w:rFonts w:asciiTheme="minorHAnsi" w:eastAsia="Times New Roman" w:hAnsiTheme="minorHAnsi"/>
          <w:color w:val="000000" w:themeColor="text1"/>
          <w:vertAlign w:val="superscript"/>
          <w:lang w:val="en-GB"/>
        </w:rPr>
        <w:fldChar w:fldCharType="end"/>
      </w:r>
      <w:r w:rsidRPr="009F35C2">
        <w:rPr>
          <w:rFonts w:asciiTheme="minorHAnsi" w:eastAsia="Times New Roman" w:hAnsiTheme="minorHAnsi"/>
          <w:color w:val="000000" w:themeColor="text1"/>
          <w:lang w:val="en-GB"/>
        </w:rPr>
        <w:t xml:space="preserve">, </w:t>
      </w:r>
      <w:r w:rsidR="00213EA9" w:rsidRPr="009F35C2">
        <w:rPr>
          <w:rFonts w:asciiTheme="minorHAnsi" w:eastAsia="Times New Roman" w:hAnsiTheme="minorHAnsi"/>
          <w:color w:val="000000" w:themeColor="text1"/>
          <w:lang w:val="en-GB"/>
        </w:rPr>
        <w:t xml:space="preserve">elevation, </w:t>
      </w:r>
      <w:r w:rsidRPr="009F35C2">
        <w:rPr>
          <w:rFonts w:asciiTheme="minorHAnsi" w:eastAsia="Times New Roman" w:hAnsiTheme="minorHAnsi"/>
          <w:color w:val="000000" w:themeColor="text1"/>
          <w:lang w:val="en-GB"/>
        </w:rPr>
        <w:t>household quality or ease of household entering</w:t>
      </w:r>
      <w:r w:rsidRPr="009F35C2">
        <w:rPr>
          <w:rFonts w:asciiTheme="minorHAnsi" w:eastAsia="Times New Roman" w:hAnsiTheme="minorHAnsi"/>
          <w:color w:val="000000" w:themeColor="text1"/>
          <w:vertAlign w:val="superscript"/>
          <w:lang w:val="en-GB"/>
        </w:rPr>
        <w:fldChar w:fldCharType="begin"/>
      </w:r>
      <w:r w:rsidR="00A57AF0">
        <w:rPr>
          <w:rFonts w:asciiTheme="minorHAnsi" w:eastAsia="Times New Roman" w:hAnsiTheme="minorHAnsi"/>
          <w:color w:val="000000" w:themeColor="text1"/>
          <w:vertAlign w:val="superscript"/>
          <w:lang w:val="en-GB"/>
        </w:rPr>
        <w:instrText xml:space="preserve"> ADDIN PAPERS2_CITATIONS &lt;citation&gt;&lt;priority&gt;26&lt;/priority&gt;&lt;uuid&gt;C9BB93EF-ACBF-4DE0-B113-AE2FBAFD8E59&lt;/uuid&gt;&lt;publications&gt;&lt;publication&gt;&lt;subtype&gt;400&lt;/subtype&gt;&lt;title&gt;Mind the gap: house structure and the risk of malaria in Uganda.&lt;/title&gt;&lt;url&gt;http://eutils.ncbi.nlm.nih.gov/entrez/eutils/elink.fcgi?dbfrom=pubmed&amp;amp;id=25635688&amp;amp;retmode=ref&amp;amp;cmd=prlinks&lt;/url&gt;&lt;volume&gt;10&lt;/volume&gt;&lt;publication_date&gt;99201500001200000000200000&lt;/publication_date&gt;&lt;uuid&gt;D15687EA-5211-4403-8EBF-D66DD6429BAA&lt;/uuid&gt;&lt;type&gt;400&lt;/type&gt;&lt;accepted_date&gt;99201412231200000000222000&lt;/accepted_date&gt;&lt;number&gt;1&lt;/number&gt;&lt;citekey&gt;Wanzirah:2015jc&lt;/citekey&gt;&lt;submission_date&gt;99201406061200000000222000&lt;/submission_date&gt;&lt;doi&gt;10.1371/journal.pone.0117396&lt;/doi&gt;&lt;institution&gt;Infectious Disease Research Collaboration, Mulago Hospital Complex, Kampala, Uganda.&lt;/institution&gt;&lt;startpage&gt;e0117396&lt;/startpage&gt;&lt;bundle&gt;&lt;publication&gt;&lt;title&gt;PLoS ONE&lt;/title&gt;&lt;uuid&gt;D2D95AA4-30CA-47B3-9628-9D298972FD0E&lt;/uuid&gt;&lt;subtype&gt;-100&lt;/subtype&gt;&lt;publisher&gt;Public Library of Science&lt;/publisher&gt;&lt;type&gt;-100&lt;/type&gt;&lt;url&gt;http://www.plosone.org/&lt;/url&gt;&lt;/publication&gt;&lt;/bundle&gt;&lt;authors&gt;&lt;author&gt;&lt;lastName&gt;Wanzirah&lt;/lastName&gt;&lt;firstName&gt;Humphrey&lt;/firstName&gt;&lt;/author&gt;&lt;author&gt;&lt;lastName&gt;Tusting&lt;/lastName&gt;&lt;firstName&gt;Lucy&lt;/firstName&gt;&lt;middleNames&gt;S&lt;/middleNames&gt;&lt;/author&gt;&lt;author&gt;&lt;lastName&gt;Arinaitwe&lt;/lastName&gt;&lt;firstName&gt;Emmanuel&lt;/firstName&gt;&lt;/author&gt;&lt;author&gt;&lt;lastName&gt;Katureebe&lt;/lastName&gt;&lt;firstName&gt;Agaba&lt;/firstName&gt;&lt;/author&gt;&lt;author&gt;&lt;lastName&gt;Kilama&lt;/lastName&gt;&lt;firstName&gt;Maxwell&lt;/firstName&gt;&lt;/author&gt;&lt;author&gt;&lt;lastName&gt;Rek&lt;/lastName&gt;&lt;firstName&gt;John&lt;/firstName&gt;&lt;/author&gt;&lt;author&gt;&lt;lastName&gt;Bottomley&lt;/lastName&gt;&lt;firstName&gt;Christian&lt;/firstName&gt;&lt;/author&gt;&lt;author&gt;&lt;lastName&gt;Staedke&lt;/lastName&gt;&lt;firstName&gt;Sarah&lt;/firstName&gt;&lt;middleNames&gt;G&lt;/middleNames&gt;&lt;/author&gt;&lt;author&gt;&lt;lastName&gt;Kamya&lt;/lastName&gt;&lt;firstName&gt;Moses&lt;/firstName&gt;&lt;middleNames&gt;R&lt;/middleNames&gt;&lt;/author&gt;&lt;author&gt;&lt;lastName&gt;Dorsey&lt;/lastName&gt;&lt;firstName&gt;Grant&lt;/firstName&gt;&lt;/author&gt;&lt;author&gt;&lt;lastName&gt;Lindsay&lt;/lastName&gt;&lt;firstName&gt;Steven&lt;/firstName&gt;&lt;middleNames&gt;W&lt;/middleNames&gt;&lt;/author&gt;&lt;/authors&gt;&lt;editors&gt;&lt;author&gt;&lt;role3&gt;0&lt;/role3&gt;&lt;fullname&gt;Rick Edward Paul&lt;/fullname&gt;&lt;privacy_level&gt;0&lt;/privacy_level&gt;&lt;updated_at&gt;2013-12-11 03:00:04 +0000&lt;/updated_at&gt;&lt;publication_count&gt;1&lt;/publication_count&gt;&lt;is_me&gt;0&lt;/is_me&gt;&lt;initial&gt;P&lt;/initial&gt;&lt;role2&gt;0&lt;/role2&gt;&lt;searchresult&gt;0&lt;/searchresult&gt;&lt;standard_name&gt;Paul, Rick Edward&lt;/standard_name&gt;&lt;uuid&gt;1590E591-FA96-4CF5-AE5E-EFEBEF078F64&lt;/uuid&gt;&lt;name_string&gt;[1] Paul [4] Rick [5] Edward &lt;/name_string&gt;&lt;middleNames&gt;Edward&lt;/middleNames&gt;&lt;prename&gt;Rick Edward&lt;/prename&gt;&lt;role1&gt;0&lt;/role1&gt;&lt;type&gt;0&lt;/type&gt;&lt;label&gt;0&lt;/label&gt;&lt;role5&gt;0&lt;/role5&gt;&lt;firstName&gt;Rick&lt;/firstName&gt;&lt;institutional&gt;0&lt;/institutional&gt;&lt;created_at&gt;2013-12-11 03:00:04 +0000&lt;/created_at&gt;&lt;role4&gt;0&lt;/role4&gt;&lt;surname&gt;Paul&lt;/surname&gt;&lt;lastName&gt;Paul&lt;/lastName&gt;&lt;flagged&gt;0&lt;/flagged&gt;&lt;/author&gt;&lt;/editors&gt;&lt;/publication&gt;&lt;/publications&gt;&lt;cites&gt;&lt;/cites&gt;&lt;/citation&gt;</w:instrText>
      </w:r>
      <w:r w:rsidRPr="009F35C2">
        <w:rPr>
          <w:rFonts w:asciiTheme="minorHAnsi" w:eastAsia="Times New Roman" w:hAnsiTheme="minorHAnsi"/>
          <w:color w:val="000000" w:themeColor="text1"/>
          <w:vertAlign w:val="superscript"/>
          <w:lang w:val="en-GB"/>
        </w:rPr>
        <w:fldChar w:fldCharType="separate"/>
      </w:r>
      <w:ins w:id="207" w:author="Author">
        <w:r w:rsidR="00A57AF0">
          <w:rPr>
            <w:rFonts w:ascii="Helvetica" w:hAnsi="Helvetica" w:cs="Helvetica"/>
            <w:vertAlign w:val="superscript"/>
          </w:rPr>
          <w:t>34</w:t>
        </w:r>
      </w:ins>
      <w:del w:id="208" w:author="Author">
        <w:r w:rsidR="00B64DFB" w:rsidDel="00A57AF0">
          <w:rPr>
            <w:rFonts w:ascii="Calibri" w:hAnsi="Calibri" w:cs="Calibri"/>
            <w:vertAlign w:val="superscript"/>
          </w:rPr>
          <w:delText>32</w:delText>
        </w:r>
      </w:del>
      <w:r w:rsidRPr="009F35C2">
        <w:rPr>
          <w:rFonts w:asciiTheme="minorHAnsi" w:eastAsia="Times New Roman" w:hAnsiTheme="minorHAnsi"/>
          <w:color w:val="000000" w:themeColor="text1"/>
          <w:vertAlign w:val="superscript"/>
          <w:lang w:val="en-GB"/>
        </w:rPr>
        <w:fldChar w:fldCharType="end"/>
      </w:r>
      <w:r w:rsidRPr="009F35C2">
        <w:rPr>
          <w:rFonts w:asciiTheme="minorHAnsi" w:eastAsia="Times New Roman" w:hAnsiTheme="minorHAnsi"/>
          <w:color w:val="000000" w:themeColor="text1"/>
          <w:lang w:val="en-GB"/>
        </w:rPr>
        <w:t>, the number and age distribution of people living in a household, distance from water, and the enhanced vegetation index</w:t>
      </w:r>
      <w:r w:rsidRPr="009F35C2">
        <w:rPr>
          <w:rFonts w:asciiTheme="minorHAnsi" w:eastAsia="Times New Roman" w:hAnsiTheme="minorHAnsi"/>
          <w:color w:val="000000" w:themeColor="text1"/>
          <w:vertAlign w:val="superscript"/>
          <w:lang w:val="en-GB"/>
        </w:rPr>
        <w:fldChar w:fldCharType="begin"/>
      </w:r>
      <w:r w:rsidR="00127BB9">
        <w:rPr>
          <w:rFonts w:asciiTheme="minorHAnsi" w:eastAsia="Times New Roman" w:hAnsiTheme="minorHAnsi"/>
          <w:color w:val="000000" w:themeColor="text1"/>
          <w:vertAlign w:val="superscript"/>
          <w:lang w:val="en-GB"/>
        </w:rPr>
        <w:instrText xml:space="preserve"> ADDIN PAPERS2_CITATIONS &lt;citation&gt;&lt;priority&gt;50&lt;/priority&gt;&lt;uuid&gt;9C6FF9B2-3F43-4D53-9B57-A1AC1216335A&lt;/uuid&gt;&lt;publications&gt;&lt;/publications&gt;&lt;/citation&gt;</w:instrText>
      </w:r>
      <w:r w:rsidRPr="009F35C2">
        <w:rPr>
          <w:rFonts w:asciiTheme="minorHAnsi" w:eastAsia="Times New Roman" w:hAnsiTheme="minorHAnsi"/>
          <w:color w:val="000000" w:themeColor="text1"/>
          <w:vertAlign w:val="superscript"/>
          <w:lang w:val="en-GB"/>
        </w:rPr>
        <w:fldChar w:fldCharType="separate"/>
      </w:r>
      <w:r w:rsidR="00B64DFB">
        <w:rPr>
          <w:rFonts w:ascii="Calibri" w:hAnsi="Calibri" w:cs="Calibri"/>
          <w:vertAlign w:val="superscript"/>
        </w:rPr>
        <w:t>33</w:t>
      </w:r>
      <w:r w:rsidRPr="009F35C2">
        <w:rPr>
          <w:rFonts w:asciiTheme="minorHAnsi" w:eastAsia="Times New Roman" w:hAnsiTheme="minorHAnsi"/>
          <w:color w:val="000000" w:themeColor="text1"/>
          <w:vertAlign w:val="superscript"/>
          <w:lang w:val="en-GB"/>
        </w:rPr>
        <w:fldChar w:fldCharType="end"/>
      </w:r>
      <w:r w:rsidRPr="009F35C2">
        <w:rPr>
          <w:rFonts w:asciiTheme="minorHAnsi" w:eastAsia="Times New Roman" w:hAnsiTheme="minorHAnsi"/>
          <w:color w:val="000000" w:themeColor="text1"/>
          <w:lang w:val="en-GB"/>
        </w:rPr>
        <w:t xml:space="preserve">. </w:t>
      </w:r>
      <w:r w:rsidR="008E32E2" w:rsidRPr="009F35C2">
        <w:rPr>
          <w:rFonts w:asciiTheme="minorHAnsi" w:eastAsia="Times New Roman" w:hAnsiTheme="minorHAnsi"/>
          <w:color w:val="000000" w:themeColor="text1"/>
          <w:lang w:val="en-GB"/>
        </w:rPr>
        <w:t xml:space="preserve">Collectively, these studies have established an evidence base and reasonable expectations about the gains in efficiency for targeting. </w:t>
      </w:r>
    </w:p>
    <w:p w14:paraId="1DDE5A92" w14:textId="5C05AAFF" w:rsidR="00DB758D" w:rsidRPr="009F35C2" w:rsidRDefault="00DB758D" w:rsidP="009F35C2">
      <w:pPr>
        <w:spacing w:after="240" w:line="480" w:lineRule="auto"/>
        <w:ind w:firstLine="720"/>
        <w:rPr>
          <w:rFonts w:asciiTheme="minorHAnsi" w:eastAsia="Times New Roman" w:hAnsiTheme="minorHAnsi"/>
          <w:color w:val="000000" w:themeColor="text1"/>
          <w:lang w:val="en-GB"/>
        </w:rPr>
      </w:pPr>
      <w:r w:rsidRPr="009F35C2">
        <w:rPr>
          <w:rFonts w:asciiTheme="minorHAnsi" w:eastAsia="Times New Roman" w:hAnsiTheme="minorHAnsi"/>
          <w:color w:val="000000" w:themeColor="text1"/>
          <w:lang w:val="en-GB"/>
        </w:rPr>
        <w:t>Since malaria immunity develops poorly and is only partially protective, and since most immune markers tend to be correlated with both exposure and immunity, immunity to malaria may be spuriously associated with disease</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&lt;citation&gt;&lt;priority&gt;0&lt;/priority&gt;&lt;uuid&gt;938BA98F-4B2B-46A4-8BEE-4381855DA8B8&lt;/uuid&gt;&lt;publications&gt;&lt;publication&gt;&lt;subtype&gt;400&lt;/subtype&gt;&lt;publisher&gt;Oxford University Press&lt;/publisher&gt;&lt;title&gt;Effect of the pre-erythrocytic candidate malaria vaccine RTS,S/AS01E on blood stage immunity in young children.&lt;/title&gt;&lt;url&gt;http://jid.oxfordjournals.org/lookup/doi/10.1093/infdis/jir222&lt;/url&gt;&lt;volume&gt;204&lt;/volume&gt;&lt;publication_date&gt;99201107011200000000222000&lt;/publication_date&gt;&lt;uuid&gt;BB56ACF4-C0AD-4CAF-8F93-515F6089DE4B&lt;/uuid&gt;&lt;type&gt;400&lt;/type&gt;&lt;number&gt;1&lt;/number&gt;&lt;citekey&gt;Bejon:2011gk&lt;/citekey&gt;&lt;doi&gt;10.1093/infdis/jir222&lt;/doi&gt;&lt;institution&gt;Kenya Medical Research Institute, Centre for Geographic Medicine Research, Kilifi, Kenya. pbejon@kilifi.kemri-wellcome.org&lt;/institution&gt;&lt;startpage&gt;9&lt;/startpage&gt;&lt;endpage&gt;18&lt;/endpage&gt;&lt;bundle&gt;&lt;publication&gt;&lt;title&gt;The Journal of Infectious Diseases&lt;/title&gt;&lt;uuid&gt;B3104EA0-AF14-4ED9-9973-22761C392F07&lt;/uuid&gt;&lt;subtype&gt;-100&lt;/subtype&gt;&lt;type&gt;-100&lt;/type&gt;&lt;/publication&gt;&lt;/bundle&gt;&lt;authors&gt;&lt;author&gt;&lt;lastName&gt;Bejon&lt;/lastName&gt;&lt;firstName&gt;Philip&lt;/firstName&gt;&lt;/author&gt;&lt;author&gt;&lt;lastName&gt;Cook&lt;/lastName&gt;&lt;firstName&gt;Jackie&lt;/firstName&gt;&lt;/author&gt;&lt;author&gt;&lt;lastName&gt;Bergmann-Leitner&lt;/lastName&gt;&lt;firstName&gt;Elke&lt;/firstName&gt;&lt;/author&gt;&lt;author&gt;&lt;lastName&gt;Olotu&lt;/lastName&gt;&lt;firstName&gt;Ally&lt;/firstName&gt;&lt;/author&gt;&lt;author&gt;&lt;lastName&gt;Lusingu&lt;/lastName&gt;&lt;firstName&gt;John&lt;/firstName&gt;&lt;/author&gt;&lt;author&gt;&lt;lastName&gt;Mwacharo&lt;/lastName&gt;&lt;firstName&gt;Jedidah&lt;/firstName&gt;&lt;/author&gt;&lt;author&gt;&lt;lastName&gt;Vekemans&lt;/lastName&gt;&lt;firstName&gt;Johan&lt;/firstName&gt;&lt;/author&gt;&lt;author&gt;&lt;lastName&gt;Njuguna&lt;/lastName&gt;&lt;firstName&gt;Patricia&lt;/firstName&gt;&lt;/author&gt;&lt;author&gt;&lt;lastName&gt;Leach&lt;/lastName&gt;&lt;firstName&gt;Amanda&lt;/firstName&gt;&lt;/author&gt;&lt;author&gt;&lt;lastName&gt;Lievens&lt;/lastName&gt;&lt;firstName&gt;Marc&lt;/firstName&gt;&lt;/author&gt;&lt;author&gt;&lt;lastName&gt;Dutta&lt;/lastName&gt;&lt;firstName&gt;Sheetij&lt;/firstName&gt;&lt;/author&gt;&lt;author&gt;&lt;lastName&gt;Seidlein&lt;/lastName&gt;&lt;firstName&gt;Lorenz&lt;/firstName&gt;&lt;droppingParticle&gt;von&lt;/droppingParticle&gt;&lt;/author&gt;&lt;author&gt;&lt;lastName&gt;Savarese&lt;/lastName&gt;&lt;firstName&gt;Barbara&lt;/firstName&gt;&lt;/author&gt;&lt;author&gt;&lt;lastName&gt;Villafana&lt;/lastName&gt;&lt;firstName&gt;Tonya&lt;/firstName&gt;&lt;/author&gt;&lt;author&gt;&lt;lastName&gt;Lemnge&lt;/lastName&gt;&lt;firstName&gt;Martha&lt;/firstName&gt;&lt;middleNames&gt;M&lt;/middleNames&gt;&lt;/author&gt;&lt;author&gt;&lt;lastName&gt;Cohen&lt;/lastName&gt;&lt;firstName&gt;Joe&lt;/firstName&gt;&lt;/author&gt;&lt;author&gt;&lt;lastName&gt;Marsh&lt;/lastName&gt;&lt;firstName&gt;Kevin&lt;/firstName&gt;&lt;/author&gt;&lt;author&gt;&lt;lastName&gt;Corran&lt;/lastName&gt;&lt;firstName&gt;Patrick&lt;/firstName&gt;&lt;middleNames&gt;H&lt;/middleNames&gt;&lt;/author&gt;&lt;author&gt;&lt;lastName&gt;Angov&lt;/lastName&gt;&lt;firstName&gt;Evelina&lt;/firstName&gt;&lt;/author&gt;&lt;author&gt;&lt;lastName&gt;Riley&lt;/lastName&gt;&lt;firstName&gt;Eleanor&lt;/firstName&gt;&lt;middleNames&gt;M&lt;/middleNames&gt;&lt;/author&gt;&lt;author&gt;&lt;lastName&gt;Drakeley&lt;/lastName&gt;&lt;firstName&gt;Christopher&lt;/firstName&gt;&lt;middleNames&gt;J&lt;/middleNames&gt;&lt;/author&gt;&lt;/authors&gt;&lt;/publication&gt;&lt;publication&gt;&lt;subtype&gt;400&lt;/subtype&gt;&lt;title&gt;Adjusting for heterogeneity of malaria transmission in longitudinal studies.&lt;/title&gt;&lt;url&gt;http://eutils.ncbi.nlm.nih.gov/entrez/eutils/elink.fcgi?dbfrom=pubmed&amp;amp;id=21628650&amp;amp;retmode=ref&amp;amp;cmd=prlinks&lt;/url&gt;&lt;volume&gt;204&lt;/volume&gt;&lt;publication_date&gt;99201107011200000000222000&lt;/publication_date&gt;&lt;uuid&gt;69FC2E02-9EDA-4A1F-B312-C177A8CA7B39&lt;/uuid&gt;&lt;type&gt;400&lt;/type&gt;&lt;number&gt;1&lt;/number&gt;&lt;citekey&gt;Bousema:2011hh&lt;/citekey&gt;&lt;doi&gt;10.1093/infdis/jir225&lt;/doi&gt;&lt;startpage&gt;1&lt;/startpage&gt;&lt;endpage&gt;3&lt;/endpage&gt;&lt;bundle&gt;&lt;publication&gt;&lt;title&gt;The Journal of Infectious Diseases&lt;/title&gt;&lt;uuid&gt;B3104EA0-AF14-4ED9-9973-22761C392F07&lt;/uuid&gt;&lt;subtype&gt;-100&lt;/subtype&gt;&lt;type&gt;-100&lt;/type&gt;&lt;/publication&gt;&lt;/bundle&gt;&lt;authors&gt;&lt;author&gt;&lt;lastName&gt;Bousema&lt;/lastName&gt;&lt;firstName&gt;Teun&lt;/firstName&gt;&lt;middleNames&gt;J&lt;/middleNames&gt;&lt;/author&gt;&lt;author&gt;&lt;lastName&gt;Kreuels&lt;/lastName&gt;&lt;firstName&gt;Benno&lt;/firstName&gt;&lt;/author&gt;&lt;author&gt;&lt;lastName&gt;Gosling&lt;/lastName&gt;&lt;firstName&gt;Roly&lt;/firstName&gt;&lt;/author&gt;&lt;/authors&gt;&lt;/publication&gt;&lt;publication&gt;&lt;subtype&gt;400&lt;/subtype&gt;&lt;publisher&gt;Oxford University Press&lt;/publisher&gt;&lt;title&gt;Antibodies to Plasmodium falciparum antigens predict a higher risk of malaria but protection from symptoms once parasitemic.&lt;/title&gt;&lt;url&gt;http://jid.oxfordjournals.org/lookup/doi/10.1093/infdis/jir223&lt;/url&gt;&lt;volume&gt;204&lt;/volume&gt;&lt;publication_date&gt;99201107011200000000222000&lt;/publication_date&gt;&lt;uuid&gt;01397805-BF8B-4ACF-8265-BA00E93F722D&lt;/uuid&gt;&lt;type&gt;400&lt;/type&gt;&lt;number&gt;1&lt;/number&gt;&lt;citekey&gt;Greenhouse:2011ho&lt;/citekey&gt;&lt;doi&gt;10.1093/infdis/jir223&lt;/doi&gt;&lt;institution&gt;Department of Medicine, University of California, San Francisco, CA, USA. bgreenhouse@medsfgh.ucsf.edu&lt;/institution&gt;&lt;startpage&gt;19&lt;/startpage&gt;&lt;endpage&gt;26&lt;/endpage&gt;&lt;bundle&gt;&lt;publication&gt;&lt;title&gt;The Journal of Infectious Diseases&lt;/title&gt;&lt;uuid&gt;B3104EA0-AF14-4ED9-9973-22761C392F07&lt;/uuid&gt;&lt;subtype&gt;-100&lt;/subtype&gt;&lt;type&gt;-100&lt;/type&gt;&lt;/publication&gt;&lt;/bundle&gt;&lt;authors&gt;&lt;author&gt;&lt;lastName&gt;Greenhouse&lt;/lastName&gt;&lt;firstName&gt;Bryan&lt;/firstName&gt;&lt;/author&gt;&lt;author&gt;&lt;lastName&gt;Ho&lt;/lastName&gt;&lt;firstName&gt;Benjamin&lt;/firstName&gt;&lt;/author&gt;&lt;author&gt;&lt;lastName&gt;Hubbard&lt;/lastName&gt;&lt;firstName&gt;Alan&lt;/firstName&gt;&lt;/author&gt;&lt;author&gt;&lt;lastName&gt;Njama Meya&lt;/lastName&gt;&lt;firstName&gt;Denise&lt;/firstName&gt;&lt;/author&gt;&lt;author&gt;&lt;lastName&gt;Narum&lt;/lastName&gt;&lt;firstName&gt;David&lt;/firstName&gt;&lt;middleNames&gt;L&lt;/middleNames&gt;&lt;/author&gt;&lt;author&gt;&lt;lastName&gt;Lanar&lt;/lastName&gt;&lt;firstName&gt;David&lt;/firstName&gt;&lt;middleNames&gt;E&lt;/middleNames&gt;&lt;/author&gt;&lt;author&gt;&lt;lastName&gt;Dutta&lt;/lastName&gt;&lt;firstName&gt;Sheetij&lt;/firstName&gt;&lt;/author&gt;&lt;author&gt;&lt;lastName&gt;Rosenthal&lt;/lastName&gt;&lt;firstName&gt;Philip&lt;/firstName&gt;&lt;middleNames&gt;J&lt;/middleNames&gt;&lt;/author&gt;&lt;author&gt;&lt;lastName&gt;Dorsey&lt;/lastName&gt;&lt;firstName&gt;Grant&lt;/firstName&gt;&lt;/author&gt;&lt;author&gt;&lt;lastName&gt;John&lt;/lastName&gt;&lt;firstName&gt;Chandy&lt;/firstName&gt;&lt;middleNames&gt;C&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r w:rsidR="00B64DFB">
        <w:rPr>
          <w:rFonts w:ascii="Calibri" w:hAnsi="Calibri" w:cs="Calibri"/>
          <w:vertAlign w:val="superscript"/>
        </w:rPr>
        <w:t>14-16</w:t>
      </w:r>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w:t>
      </w:r>
      <w:r w:rsidRPr="009F35C2">
        <w:rPr>
          <w:rFonts w:asciiTheme="minorHAnsi" w:eastAsia="Times New Roman" w:hAnsiTheme="minorHAnsi"/>
          <w:color w:val="000000" w:themeColor="text1"/>
          <w:lang w:val="en-GB"/>
        </w:rPr>
        <w:t>The</w:t>
      </w:r>
      <w:r w:rsidR="00BB6D7C" w:rsidRPr="009F35C2">
        <w:rPr>
          <w:rFonts w:asciiTheme="minorHAnsi" w:eastAsia="Times New Roman" w:hAnsiTheme="minorHAnsi"/>
          <w:color w:val="000000" w:themeColor="text1"/>
          <w:lang w:val="en-GB"/>
        </w:rPr>
        <w:t>se</w:t>
      </w:r>
      <w:r w:rsidRPr="009F35C2">
        <w:rPr>
          <w:rFonts w:asciiTheme="minorHAnsi" w:eastAsia="Times New Roman" w:hAnsiTheme="minorHAnsi"/>
          <w:color w:val="000000" w:themeColor="text1"/>
          <w:lang w:val="en-GB"/>
        </w:rPr>
        <w:t xml:space="preserve"> Pareto rules</w:t>
      </w:r>
      <w:r w:rsidR="00BB6D7C" w:rsidRPr="009F35C2">
        <w:rPr>
          <w:rFonts w:asciiTheme="minorHAnsi" w:eastAsia="Times New Roman" w:hAnsiTheme="minorHAnsi"/>
          <w:color w:val="000000" w:themeColor="text1"/>
          <w:lang w:val="en-GB"/>
        </w:rPr>
        <w:t xml:space="preserve">, though </w:t>
      </w:r>
      <w:r w:rsidRPr="009F35C2">
        <w:rPr>
          <w:rFonts w:asciiTheme="minorHAnsi" w:eastAsia="Times New Roman" w:hAnsiTheme="minorHAnsi"/>
          <w:color w:val="000000" w:themeColor="text1"/>
          <w:lang w:val="en-GB"/>
        </w:rPr>
        <w:t xml:space="preserve">not directly relevant for </w:t>
      </w:r>
      <w:r w:rsidR="00385629" w:rsidRPr="009F35C2">
        <w:rPr>
          <w:rFonts w:asciiTheme="minorHAnsi" w:eastAsia="Times New Roman" w:hAnsiTheme="minorHAnsi"/>
          <w:color w:val="000000" w:themeColor="text1"/>
          <w:lang w:val="en-GB"/>
        </w:rPr>
        <w:t xml:space="preserve">epidemiological studies of malaria or for </w:t>
      </w:r>
      <w:r w:rsidRPr="009F35C2">
        <w:rPr>
          <w:rFonts w:asciiTheme="minorHAnsi" w:eastAsia="Times New Roman" w:hAnsiTheme="minorHAnsi"/>
          <w:color w:val="000000" w:themeColor="text1"/>
          <w:lang w:val="en-GB"/>
        </w:rPr>
        <w:t xml:space="preserve">disentangling cause and effect because they </w:t>
      </w:r>
      <w:r w:rsidR="00A40A1F" w:rsidRPr="009F35C2">
        <w:rPr>
          <w:rFonts w:asciiTheme="minorHAnsi" w:eastAsia="Times New Roman" w:hAnsiTheme="minorHAnsi"/>
          <w:color w:val="000000" w:themeColor="text1"/>
          <w:lang w:val="en-GB"/>
        </w:rPr>
        <w:t xml:space="preserve">describe overall patterns without </w:t>
      </w:r>
      <w:r w:rsidRPr="009F35C2">
        <w:rPr>
          <w:rFonts w:asciiTheme="minorHAnsi" w:eastAsia="Times New Roman" w:hAnsiTheme="minorHAnsi"/>
          <w:color w:val="000000" w:themeColor="text1"/>
          <w:lang w:val="en-GB"/>
        </w:rPr>
        <w:t>identify</w:t>
      </w:r>
      <w:r w:rsidR="00A40A1F" w:rsidRPr="009F35C2">
        <w:rPr>
          <w:rFonts w:asciiTheme="minorHAnsi" w:eastAsia="Times New Roman" w:hAnsiTheme="minorHAnsi"/>
          <w:color w:val="000000" w:themeColor="text1"/>
          <w:lang w:val="en-GB"/>
        </w:rPr>
        <w:t>ing</w:t>
      </w:r>
      <w:r w:rsidRPr="009F35C2">
        <w:rPr>
          <w:rFonts w:asciiTheme="minorHAnsi" w:eastAsia="Times New Roman" w:hAnsiTheme="minorHAnsi"/>
          <w:color w:val="000000" w:themeColor="text1"/>
          <w:lang w:val="en-GB"/>
        </w:rPr>
        <w:t xml:space="preserve"> who in a population is most exposed, can be used to</w:t>
      </w:r>
      <w:ins w:id="209" w:author="Author">
        <w:r w:rsidR="000E25CA">
          <w:rPr>
            <w:rFonts w:asciiTheme="minorHAnsi" w:eastAsia="Times New Roman" w:hAnsiTheme="minorHAnsi"/>
            <w:color w:val="000000" w:themeColor="text1"/>
            <w:lang w:val="en-GB"/>
          </w:rPr>
          <w:t xml:space="preserve"> inform and</w:t>
        </w:r>
      </w:ins>
      <w:r w:rsidRPr="009F35C2">
        <w:rPr>
          <w:rFonts w:asciiTheme="minorHAnsi" w:eastAsia="Times New Roman" w:hAnsiTheme="minorHAnsi"/>
          <w:color w:val="000000" w:themeColor="text1"/>
          <w:lang w:val="en-GB"/>
        </w:rPr>
        <w:t xml:space="preserve"> improve the design of epidemiological studies across the spectrum of transmission. Household biting weights, which do convey information about</w:t>
      </w:r>
      <w:r w:rsidR="00041328">
        <w:rPr>
          <w:rFonts w:asciiTheme="minorHAnsi" w:eastAsia="Times New Roman" w:hAnsiTheme="minorHAnsi"/>
          <w:color w:val="000000" w:themeColor="text1"/>
          <w:lang w:val="en-GB"/>
        </w:rPr>
        <w:t xml:space="preserve"> relative rates of</w:t>
      </w:r>
      <w:r w:rsidRPr="009F35C2">
        <w:rPr>
          <w:rFonts w:asciiTheme="minorHAnsi" w:eastAsia="Times New Roman" w:hAnsiTheme="minorHAnsi"/>
          <w:color w:val="000000" w:themeColor="text1"/>
          <w:lang w:val="en-GB"/>
        </w:rPr>
        <w:t xml:space="preserve"> exposure, can be estimated with some effort and when considered along with environmental </w:t>
      </w:r>
      <w:r w:rsidRPr="009F35C2">
        <w:rPr>
          <w:rFonts w:asciiTheme="minorHAnsi" w:eastAsia="Times New Roman" w:hAnsiTheme="minorHAnsi"/>
          <w:color w:val="000000" w:themeColor="text1"/>
          <w:lang w:val="en-GB"/>
        </w:rPr>
        <w:lastRenderedPageBreak/>
        <w:t>and sampling noise, provide a more accurate measure of individual exposure that can be used to validate other metrics of exposure or to disentangle cause and effect in studies of the protective effects of malaria immunity. Household biting weights are thus potentially useful for the proper design of epidemiological studies of malaria</w:t>
      </w:r>
      <w:ins w:id="210" w:author="Author">
        <w:r w:rsidR="00ED2CCD">
          <w:rPr>
            <w:rFonts w:asciiTheme="minorHAnsi" w:eastAsia="Times New Roman" w:hAnsiTheme="minorHAnsi"/>
            <w:color w:val="000000" w:themeColor="text1"/>
            <w:lang w:val="en-GB"/>
          </w:rPr>
          <w:t xml:space="preserve"> transmission, though our study suggests they are </w:t>
        </w:r>
      </w:ins>
      <w:r w:rsidRPr="009F35C2">
        <w:rPr>
          <w:rFonts w:asciiTheme="minorHAnsi" w:eastAsia="Times New Roman" w:hAnsiTheme="minorHAnsi"/>
          <w:color w:val="000000" w:themeColor="text1"/>
          <w:lang w:val="en-GB"/>
        </w:rPr>
        <w:t>.</w:t>
      </w:r>
      <w:del w:id="211" w:author="Author">
        <w:r w:rsidRPr="009F35C2" w:rsidDel="00ED2CCD">
          <w:rPr>
            <w:rFonts w:asciiTheme="minorHAnsi" w:eastAsia="Times New Roman" w:hAnsiTheme="minorHAnsi"/>
            <w:color w:val="000000" w:themeColor="text1"/>
            <w:lang w:val="en-GB"/>
          </w:rPr>
          <w:delText xml:space="preserve"> </w:delText>
        </w:r>
      </w:del>
      <w:ins w:id="212" w:author="Author">
        <w:r w:rsidR="00ED2CCD">
          <w:rPr>
            <w:rFonts w:asciiTheme="minorHAnsi" w:eastAsia="Times New Roman" w:hAnsiTheme="minorHAnsi"/>
            <w:color w:val="000000" w:themeColor="text1"/>
            <w:lang w:val="en-GB"/>
          </w:rPr>
          <w:t xml:space="preserve"> </w:t>
        </w:r>
      </w:ins>
    </w:p>
    <w:p w14:paraId="59C9657E" w14:textId="74D9ECE0" w:rsidR="00763CCF" w:rsidRPr="009F35C2" w:rsidRDefault="00DB758D" w:rsidP="009F35C2">
      <w:pPr>
        <w:spacing w:line="480" w:lineRule="auto"/>
        <w:ind w:firstLine="720"/>
        <w:rPr>
          <w:rFonts w:eastAsia="Times New Roman"/>
          <w:color w:val="000000" w:themeColor="text1"/>
          <w:lang w:val="en-GB"/>
        </w:rPr>
      </w:pPr>
      <w:r w:rsidRPr="009F35C2">
        <w:rPr>
          <w:rFonts w:asciiTheme="minorHAnsi" w:eastAsia="Times New Roman" w:hAnsiTheme="minorHAnsi"/>
          <w:color w:val="000000" w:themeColor="text1"/>
          <w:lang w:val="en-GB"/>
        </w:rPr>
        <w:t xml:space="preserve">These ideas could be applied to other infectious disease systems. Observed heterogeneity is probably caused by multiple factors, and while we found important effects of seasonality and </w:t>
      </w:r>
      <w:r w:rsidR="00C334DF" w:rsidRPr="009F35C2">
        <w:rPr>
          <w:rFonts w:asciiTheme="minorHAnsi" w:eastAsia="Times New Roman" w:hAnsiTheme="minorHAnsi"/>
          <w:color w:val="000000" w:themeColor="text1"/>
          <w:lang w:val="en-GB"/>
        </w:rPr>
        <w:t>environmental stochasticity</w:t>
      </w:r>
      <w:r w:rsidRPr="009F35C2">
        <w:rPr>
          <w:rFonts w:asciiTheme="minorHAnsi" w:eastAsia="Times New Roman" w:hAnsiTheme="minorHAnsi"/>
          <w:color w:val="000000" w:themeColor="text1"/>
          <w:lang w:val="en-GB"/>
        </w:rPr>
        <w:t xml:space="preserve">, other </w:t>
      </w:r>
      <w:del w:id="213" w:author="Author">
        <w:r w:rsidRPr="009F35C2" w:rsidDel="001A3287">
          <w:rPr>
            <w:rFonts w:asciiTheme="minorHAnsi" w:eastAsia="Times New Roman" w:hAnsiTheme="minorHAnsi"/>
            <w:color w:val="000000" w:themeColor="text1"/>
            <w:lang w:val="en-GB"/>
          </w:rPr>
          <w:delText xml:space="preserve">factors </w:delText>
        </w:r>
      </w:del>
      <w:ins w:id="214" w:author="Author">
        <w:r w:rsidR="001A3287">
          <w:rPr>
            <w:rFonts w:asciiTheme="minorHAnsi" w:eastAsia="Times New Roman" w:hAnsiTheme="minorHAnsi"/>
            <w:color w:val="000000" w:themeColor="text1"/>
            <w:lang w:val="en-GB"/>
          </w:rPr>
          <w:t>concerns</w:t>
        </w:r>
        <w:r w:rsidR="001A3287" w:rsidRPr="009F35C2">
          <w:rPr>
            <w:rFonts w:asciiTheme="minorHAnsi" w:eastAsia="Times New Roman" w:hAnsiTheme="minorHAnsi"/>
            <w:color w:val="000000" w:themeColor="text1"/>
            <w:lang w:val="en-GB"/>
          </w:rPr>
          <w:t xml:space="preserve"> </w:t>
        </w:r>
      </w:ins>
      <w:r w:rsidRPr="009F35C2">
        <w:rPr>
          <w:rFonts w:asciiTheme="minorHAnsi" w:eastAsia="Times New Roman" w:hAnsiTheme="minorHAnsi"/>
          <w:color w:val="000000" w:themeColor="text1"/>
          <w:lang w:val="en-GB"/>
        </w:rPr>
        <w:t xml:space="preserve">may be important for pathogens with other modes of transmission. Heterogeneity is a basic feature of </w:t>
      </w:r>
      <w:ins w:id="215" w:author="Author">
        <w:r w:rsidR="00F5311D">
          <w:rPr>
            <w:rFonts w:asciiTheme="minorHAnsi" w:eastAsia="Times New Roman" w:hAnsiTheme="minorHAnsi"/>
            <w:color w:val="000000" w:themeColor="text1"/>
            <w:lang w:val="en-GB"/>
          </w:rPr>
          <w:t xml:space="preserve">infectious disease </w:t>
        </w:r>
      </w:ins>
      <w:r w:rsidRPr="009F35C2">
        <w:rPr>
          <w:rFonts w:asciiTheme="minorHAnsi" w:eastAsia="Times New Roman" w:hAnsiTheme="minorHAnsi"/>
          <w:color w:val="000000" w:themeColor="text1"/>
          <w:lang w:val="en-GB"/>
        </w:rPr>
        <w:t>transmission, but without some quantitative understanding of heterogeneity across the spectrum of transmission intensity, there is only a weak basis for understanding its consequences on pathogen transmission dynamics or control. Our analysis provides some basis for including heterogeneous biting in mechanistic models of mosquito-borne pathogens</w:t>
      </w:r>
      <w:del w:id="216" w:author="Author">
        <w:r w:rsidR="00682E06" w:rsidRPr="009F35C2" w:rsidDel="002757AF">
          <w:rPr>
            <w:rFonts w:asciiTheme="minorHAnsi" w:eastAsia="Times New Roman" w:hAnsiTheme="minorHAnsi"/>
            <w:color w:val="000000" w:themeColor="text1"/>
            <w:lang w:val="en-GB"/>
          </w:rPr>
          <w:delText xml:space="preserve"> and</w:delText>
        </w:r>
        <w:r w:rsidRPr="009F35C2" w:rsidDel="002757AF">
          <w:rPr>
            <w:rFonts w:asciiTheme="minorHAnsi" w:eastAsia="Times New Roman" w:hAnsiTheme="minorHAnsi"/>
            <w:color w:val="000000" w:themeColor="text1"/>
            <w:lang w:val="en-GB"/>
          </w:rPr>
          <w:delText xml:space="preserve"> study designs</w:delText>
        </w:r>
      </w:del>
      <w:r w:rsidR="00682E06"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for proper </w:t>
      </w:r>
      <w:ins w:id="217" w:author="Author">
        <w:r w:rsidR="002757AF">
          <w:rPr>
            <w:rFonts w:asciiTheme="minorHAnsi" w:eastAsia="Times New Roman" w:hAnsiTheme="minorHAnsi"/>
            <w:color w:val="000000" w:themeColor="text1"/>
            <w:lang w:val="en-GB"/>
          </w:rPr>
          <w:t xml:space="preserve">study designs and </w:t>
        </w:r>
      </w:ins>
      <w:r w:rsidRPr="009F35C2">
        <w:rPr>
          <w:rFonts w:asciiTheme="minorHAnsi" w:eastAsia="Times New Roman" w:hAnsiTheme="minorHAnsi"/>
          <w:color w:val="000000" w:themeColor="text1"/>
          <w:lang w:val="en-GB"/>
        </w:rPr>
        <w:t>analysis of epidemiological data</w:t>
      </w:r>
      <w:r w:rsidR="00682E06"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and for evaluating the prospects of improving disease control through targeting. These other factors must be </w:t>
      </w:r>
      <w:r w:rsidR="00230F03" w:rsidRPr="009F35C2">
        <w:rPr>
          <w:rFonts w:asciiTheme="minorHAnsi" w:eastAsia="Times New Roman" w:hAnsiTheme="minorHAnsi"/>
          <w:color w:val="000000" w:themeColor="text1"/>
          <w:lang w:val="en-GB"/>
        </w:rPr>
        <w:t>considered</w:t>
      </w:r>
      <w:r w:rsidRPr="009F35C2">
        <w:rPr>
          <w:rFonts w:asciiTheme="minorHAnsi" w:eastAsia="Times New Roman" w:hAnsiTheme="minorHAnsi"/>
          <w:color w:val="000000" w:themeColor="text1"/>
          <w:lang w:val="en-GB"/>
        </w:rPr>
        <w:t xml:space="preserve"> in understanding the consequences of heterogeneous biting for malaria and heterogeneous transmission</w:t>
      </w:r>
      <w:r w:rsidR="00682E06" w:rsidRPr="009F35C2">
        <w:rPr>
          <w:rFonts w:asciiTheme="minorHAnsi" w:eastAsia="Times New Roman" w:hAnsiTheme="minorHAnsi"/>
          <w:color w:val="000000" w:themeColor="text1"/>
          <w:lang w:val="en-GB"/>
        </w:rPr>
        <w:t>,</w:t>
      </w:r>
      <w:r w:rsidRPr="009F35C2">
        <w:rPr>
          <w:rFonts w:asciiTheme="minorHAnsi" w:eastAsia="Times New Roman" w:hAnsiTheme="minorHAnsi"/>
          <w:color w:val="000000" w:themeColor="text1"/>
          <w:lang w:val="en-GB"/>
        </w:rPr>
        <w:t xml:space="preserve"> and more generally for infectious disease epidemiology, transmission dynamics, and control.</w:t>
      </w:r>
      <w:r w:rsidRPr="009F35C2">
        <w:rPr>
          <w:rFonts w:eastAsia="Times New Roman"/>
          <w:color w:val="000000" w:themeColor="text1"/>
          <w:lang w:val="en-GB"/>
        </w:rPr>
        <w:t xml:space="preserve"> </w:t>
      </w:r>
    </w:p>
    <w:p w14:paraId="2FDE493B" w14:textId="77777777" w:rsidR="00763CCF" w:rsidRPr="009F35C2" w:rsidRDefault="00763CCF" w:rsidP="009F35C2">
      <w:pPr>
        <w:pStyle w:val="Heading1"/>
        <w:ind w:firstLine="0"/>
        <w:rPr>
          <w:lang w:val="en-GB" w:eastAsia="en-US"/>
        </w:rPr>
      </w:pPr>
      <w:r w:rsidRPr="009F35C2">
        <w:rPr>
          <w:lang w:val="en-GB" w:eastAsia="en-US"/>
        </w:rPr>
        <w:t>Methods</w:t>
      </w:r>
    </w:p>
    <w:p w14:paraId="7DAC1B25" w14:textId="205C7BD7" w:rsidR="00763CCF" w:rsidRPr="009F35C2" w:rsidRDefault="00763CCF" w:rsidP="00763CCF">
      <w:pPr>
        <w:spacing w:line="480" w:lineRule="auto"/>
        <w:rPr>
          <w:rFonts w:asciiTheme="minorHAnsi" w:hAnsiTheme="minorHAnsi" w:cs="Arial"/>
          <w:color w:val="000000" w:themeColor="text1"/>
          <w:lang w:val="en-GB"/>
        </w:rPr>
      </w:pPr>
      <w:r w:rsidRPr="009F35C2">
        <w:rPr>
          <w:rFonts w:asciiTheme="minorHAnsi" w:hAnsiTheme="minorHAnsi" w:cs="Arial"/>
          <w:color w:val="000000" w:themeColor="text1"/>
          <w:lang w:val="en-GB"/>
        </w:rPr>
        <w:t>We examined heterogeneous transmission of malaria in a recent study at three sites with markedly different levels of malaria transmission in Uganda (Fig</w:t>
      </w:r>
      <w:r w:rsidR="006F0C8E">
        <w:rPr>
          <w:rFonts w:asciiTheme="minorHAnsi" w:hAnsiTheme="minorHAnsi" w:cs="Arial"/>
          <w:color w:val="000000" w:themeColor="text1"/>
          <w:lang w:val="en-GB"/>
        </w:rPr>
        <w:t>s</w:t>
      </w:r>
      <w:r w:rsidRPr="009F35C2">
        <w:rPr>
          <w:rFonts w:asciiTheme="minorHAnsi" w:hAnsiTheme="minorHAnsi" w:cs="Arial"/>
          <w:color w:val="000000" w:themeColor="text1"/>
          <w:lang w:val="en-GB"/>
        </w:rPr>
        <w:t xml:space="preserve"> 1, 2); </w:t>
      </w:r>
      <w:r w:rsidRPr="009F35C2">
        <w:rPr>
          <w:rFonts w:asciiTheme="minorHAnsi" w:hAnsiTheme="minorHAnsi" w:cs="Arial"/>
          <w:i/>
          <w:color w:val="000000" w:themeColor="text1"/>
          <w:lang w:val="en-GB"/>
        </w:rPr>
        <w:t xml:space="preserve">Anopheles </w:t>
      </w:r>
      <w:proofErr w:type="spellStart"/>
      <w:r w:rsidRPr="009F35C2">
        <w:rPr>
          <w:rFonts w:asciiTheme="minorHAnsi" w:hAnsiTheme="minorHAnsi" w:cs="Arial"/>
          <w:i/>
          <w:color w:val="000000" w:themeColor="text1"/>
          <w:lang w:val="en-GB"/>
        </w:rPr>
        <w:t>gambiae</w:t>
      </w:r>
      <w:proofErr w:type="spellEnd"/>
      <w:r w:rsidRPr="009F35C2">
        <w:rPr>
          <w:rFonts w:asciiTheme="minorHAnsi" w:hAnsiTheme="minorHAnsi" w:cs="Arial"/>
          <w:i/>
          <w:color w:val="000000" w:themeColor="text1"/>
          <w:lang w:val="en-GB"/>
        </w:rPr>
        <w:t xml:space="preserve"> </w:t>
      </w:r>
      <w:proofErr w:type="spellStart"/>
      <w:r w:rsidRPr="009F35C2">
        <w:rPr>
          <w:rFonts w:asciiTheme="minorHAnsi" w:hAnsiTheme="minorHAnsi" w:cs="Arial"/>
          <w:color w:val="000000" w:themeColor="text1"/>
          <w:lang w:val="en-GB"/>
        </w:rPr>
        <w:t>s.l.</w:t>
      </w:r>
      <w:proofErr w:type="spellEnd"/>
      <w:r w:rsidRPr="009F35C2">
        <w:rPr>
          <w:rFonts w:asciiTheme="minorHAnsi" w:hAnsiTheme="minorHAnsi" w:cs="Arial"/>
          <w:color w:val="000000" w:themeColor="text1"/>
          <w:lang w:val="en-GB"/>
        </w:rPr>
        <w:t xml:space="preserve"> </w:t>
      </w:r>
      <w:r w:rsidRPr="009F35C2">
        <w:rPr>
          <w:rFonts w:asciiTheme="minorHAnsi" w:hAnsiTheme="minorHAnsi" w:cs="Arial"/>
          <w:color w:val="000000" w:themeColor="text1"/>
          <w:lang w:val="en-GB"/>
        </w:rPr>
        <w:lastRenderedPageBreak/>
        <w:t xml:space="preserve">and </w:t>
      </w:r>
      <w:r w:rsidRPr="009F35C2">
        <w:rPr>
          <w:rFonts w:asciiTheme="minorHAnsi" w:hAnsiTheme="minorHAnsi" w:cs="Arial"/>
          <w:i/>
          <w:color w:val="000000" w:themeColor="text1"/>
          <w:lang w:val="en-GB"/>
        </w:rPr>
        <w:t xml:space="preserve">An. </w:t>
      </w:r>
      <w:proofErr w:type="spellStart"/>
      <w:r w:rsidRPr="009F35C2">
        <w:rPr>
          <w:rFonts w:asciiTheme="minorHAnsi" w:hAnsiTheme="minorHAnsi" w:cs="Arial"/>
          <w:i/>
          <w:color w:val="000000" w:themeColor="text1"/>
          <w:lang w:val="en-GB"/>
        </w:rPr>
        <w:t>funestus</w:t>
      </w:r>
      <w:proofErr w:type="spellEnd"/>
      <w:r w:rsidRPr="009F35C2">
        <w:rPr>
          <w:rFonts w:asciiTheme="minorHAnsi" w:hAnsiTheme="minorHAnsi" w:cs="Arial"/>
          <w:i/>
          <w:color w:val="000000" w:themeColor="text1"/>
          <w:lang w:val="en-GB"/>
        </w:rPr>
        <w:t xml:space="preserve"> </w:t>
      </w:r>
      <w:proofErr w:type="spellStart"/>
      <w:r w:rsidRPr="009F35C2">
        <w:rPr>
          <w:rFonts w:asciiTheme="minorHAnsi" w:hAnsiTheme="minorHAnsi" w:cs="Arial"/>
          <w:color w:val="000000" w:themeColor="text1"/>
          <w:lang w:val="en-GB"/>
        </w:rPr>
        <w:t>s.l.</w:t>
      </w:r>
      <w:proofErr w:type="spellEnd"/>
      <w:r w:rsidRPr="009F35C2">
        <w:rPr>
          <w:rFonts w:asciiTheme="minorHAnsi" w:hAnsiTheme="minorHAnsi" w:cs="Arial"/>
          <w:color w:val="000000" w:themeColor="text1"/>
          <w:lang w:val="en-GB"/>
        </w:rPr>
        <w:t xml:space="preserve"> are the dominant vectors, and a substantial fraction of exposure occurs at night in or around the home</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&lt;citation&gt;&lt;priority&gt;20&lt;/priority&gt;&lt;uuid&gt;5E898810-F627-4D65-85C2-DF766090A7EE&lt;/uuid&gt;&lt;publications&gt;&lt;publication&gt;&lt;subtype&gt;400&lt;/subtype&gt;&lt;publisher&gt;American Society of Tropical Medicine and Hygiene&lt;/publisher&gt;&lt;title&gt;Malaria transmission, infection, and disease at three sites with varied transmission intensity in Uganda: implications for malaria control&lt;/title&gt;&lt;url&gt;http://www.ajtmh.org/cgi/doi/10.4269/ajtmh.14-0312&lt;/url&gt;&lt;volume&gt;92&lt;/volume&gt;&lt;publication_date&gt;99201505001200000000220000&lt;/publication_date&gt;&lt;uuid&gt;F24AF9BD-0CB7-41CD-BEF3-7858CA4C2422&lt;/uuid&gt;&lt;type&gt;400&lt;/type&gt;&lt;accepted_date&gt;99201501091200000000222000&lt;/accepted_date&gt;&lt;number&gt;5&lt;/number&gt;&lt;citekey&gt;Kamya:2015kt&lt;/citekey&gt;&lt;submission_date&gt;99201405191200000000222000&lt;/submission_date&gt;&lt;doi&gt;10.4269/ajtmh.14-0312&lt;/doi&gt;&lt;institution&gt;Department of Medicine, Makerere University College of Health Sciences, Kampala, Uganda; Infectious Diseases Research Collaboration, Kampala, Uganda; Department of Geography and Environment, University of Southampton, Southampton, United Kingdom; Department of Medicine, San Francisco General Hospital, University of California, San Francisco, California; London School of Hygiene and Tropical Medicine, London, United Kingdom; School of Biological and Biomedical Sciences, Durham University, Durham, United Kingdom; Department of Zoology, University of Oxford, United Kingdom; Sanaria Institute for Global Health and Tropical Medicine, Rockville, Maryland mkamya@infocom.co.ug.&lt;/institution&gt;&lt;startpage&gt;903&lt;/startpage&gt;&lt;endpage&gt;912&lt;/endpage&gt;&lt;bundle&gt;&lt;publication&gt;&lt;title&gt;American Journal of Tropical Medicine and Hygiene&lt;/title&gt;&lt;uuid&gt;637241CF-01F3-481E-816B-EDB1AA05254D&lt;/uuid&gt;&lt;subtype&gt;-100&lt;/subtype&gt;&lt;publisher&gt;&lt;/publisher&gt;&lt;type&gt;-100&lt;/type&gt;&lt;/publication&gt;&lt;/bundle&gt;&lt;authors&gt;&lt;author&gt;&lt;lastName&gt;Kamya&lt;/lastName&gt;&lt;firstName&gt;Moses&lt;/firstName&gt;&lt;middleNames&gt;R&lt;/middleNames&gt;&lt;/author&gt;&lt;author&gt;&lt;lastName&gt;Arinaitwe&lt;/lastName&gt;&lt;firstName&gt;Emmanuel&lt;/firstName&gt;&lt;/author&gt;&lt;author&gt;&lt;lastName&gt;Wanzirah&lt;/lastName&gt;&lt;firstName&gt;Humphrey&lt;/firstName&gt;&lt;/author&gt;&lt;author&gt;&lt;lastName&gt;Katureebe&lt;/lastName&gt;&lt;firstName&gt;Agaba&lt;/firstName&gt;&lt;/author&gt;&lt;author&gt;&lt;lastName&gt;Barusya&lt;/lastName&gt;&lt;firstName&gt;Chris&lt;/firstName&gt;&lt;/author&gt;&lt;author&gt;&lt;lastName&gt;Kigozi&lt;/lastName&gt;&lt;firstName&gt;Simon&lt;/firstName&gt;&lt;middleNames&gt;P&lt;/middleNames&gt;&lt;/author&gt;&lt;author&gt;&lt;lastName&gt;Kilama&lt;/lastName&gt;&lt;firstName&gt;Maxwell&lt;/firstName&gt;&lt;/author&gt;&lt;author&gt;&lt;lastName&gt;Tatem&lt;/lastName&gt;&lt;firstName&gt;Andrew&lt;/firstName&gt;&lt;middleNames&gt;J&lt;/middleNames&gt;&lt;/author&gt;&lt;author&gt;&lt;lastName&gt;Rosenthal&lt;/lastName&gt;&lt;firstName&gt;Philip&lt;/firstName&gt;&lt;middleNames&gt;J&lt;/middleNames&gt;&lt;/author&gt;&lt;author&gt;&lt;lastName&gt;Drakeley&lt;/lastName&gt;&lt;firstName&gt;Christopher&lt;/firstName&gt;&lt;middleNames&gt;J&lt;/middleNames&gt;&lt;/author&gt;&lt;author&gt;&lt;lastName&gt;Lindsay&lt;/lastName&gt;&lt;firstName&gt;Steven&lt;/firstName&gt;&lt;middleNames&gt;W&lt;/middleNames&gt;&lt;/author&gt;&lt;author&gt;&lt;lastName&gt;Staedke&lt;/lastName&gt;&lt;firstName&gt;Sarah&lt;/firstName&gt;&lt;middleNames&gt;G&lt;/middleNames&gt;&lt;/author&gt;&lt;author&gt;&lt;lastName&gt;Smith&lt;/lastName&gt;&lt;firstName&gt;David&lt;/firstName&gt;&lt;middleNames&gt;L&lt;/middleNames&gt;&lt;/author&gt;&lt;author&gt;&lt;lastName&gt;Greenhouse&lt;/lastName&gt;&lt;firstName&gt;Bryan&lt;/firstName&gt;&lt;/author&gt;&lt;author&gt;&lt;lastName&gt;Dorsey&lt;/lastName&gt;&lt;firstName&gt;Grant&lt;/firstName&gt;&lt;/author&gt;&lt;/authors&gt;&lt;/publication&gt;&lt;publication&gt;&lt;subtype&gt;400&lt;/subtype&gt;&lt;publisher&gt;BioMed Central&lt;/publisher&gt;&lt;title&gt;Associations between urbanicity and malaria at local scales in Uganda.&lt;/title&gt;&lt;url&gt;http://www.malariajournal.com/content/14/1/374&lt;/url&gt;&lt;volume&gt;14&lt;/volume&gt;&lt;publication_date&gt;99201509291200000000222000&lt;/publication_date&gt;&lt;uuid&gt;83566760-A57B-492F-B4CF-B90619236FEB&lt;/uuid&gt;&lt;type&gt;400&lt;/type&gt;&lt;accepted_date&gt;99201508221200000000222000&lt;/accepted_date&gt;&lt;number&gt;1&lt;/number&gt;&lt;citekey&gt;Kigozi:2015ke&lt;/citekey&gt;&lt;submission_date&gt;99201502141200000000222000&lt;/submission_date&gt;&lt;doi&gt;10.1186/s12936-015-0865-2&lt;/doi&gt;&lt;institution&gt;Infectious Diseases Research Collaboration, Kampala, Uganda. skigozi@yahoo.com.&lt;/institution&gt;&lt;startpage&gt;374&lt;/startpage&gt;&lt;bundle&gt;&lt;publication&gt;&lt;title&gt;Malaria Journal&lt;/title&gt;&lt;uuid&gt;4373A87C-3DD3-46C8-80EC-CDA47B1D7866&lt;/uuid&gt;&lt;subtype&gt;-100&lt;/subtype&gt;&lt;publisher&gt;Malaria Journal&lt;/publisher&gt;&lt;type&gt;-100&lt;/type&gt;&lt;/publication&gt;&lt;/bundle&gt;&lt;authors&gt;&lt;author&gt;&lt;lastName&gt;Kigozi&lt;/lastName&gt;&lt;firstName&gt;Simon&lt;/firstName&gt;&lt;middleNames&gt;P&lt;/middleNames&gt;&lt;/author&gt;&lt;author&gt;&lt;lastName&gt;Pindolia&lt;/lastName&gt;&lt;firstName&gt;Deepa&lt;/firstName&gt;&lt;middleNames&gt;K&lt;/middleNames&gt;&lt;/author&gt;&lt;author&gt;&lt;lastName&gt;Smith&lt;/lastName&gt;&lt;firstName&gt;David&lt;/firstName&gt;&lt;middleNames&gt;L&lt;/middleNames&gt;&lt;/author&gt;&lt;author&gt;&lt;lastName&gt;Arinaitwe&lt;/lastName&gt;&lt;firstName&gt;Emmanuel&lt;/firstName&gt;&lt;/author&gt;&lt;author&gt;&lt;lastName&gt;Katureebe&lt;/lastName&gt;&lt;firstName&gt;Agaba&lt;/firstName&gt;&lt;/author&gt;&lt;author&gt;&lt;lastName&gt;Kilama&lt;/lastName&gt;&lt;firstName&gt;Maxwell&lt;/firstName&gt;&lt;/author&gt;&lt;author&gt;&lt;lastName&gt;Nankabirwa&lt;/lastName&gt;&lt;firstName&gt;Joaniter&lt;/firstName&gt;&lt;/author&gt;&lt;author&gt;&lt;lastName&gt;Lindsay&lt;/lastName&gt;&lt;firstName&gt;Steven&lt;/firstName&gt;&lt;middleNames&gt;W&lt;/middleNames&gt;&lt;/author&gt;&lt;author&gt;&lt;lastName&gt;Staedke&lt;/lastName&gt;&lt;firstName&gt;Sarah&lt;/firstName&gt;&lt;middleNames&gt;G&lt;/middleNames&gt;&lt;/author&gt;&lt;author&gt;&lt;lastName&gt;Dorsey&lt;/lastName&gt;&lt;firstName&gt;Grant&lt;/firstName&gt;&lt;/author&gt;&lt;author&gt;&lt;lastName&gt;Kamya&lt;/lastName&gt;&lt;firstName&gt;Moses&lt;/firstName&gt;&lt;middleNames&gt;R&lt;/middleNames&gt;&lt;/author&gt;&lt;author&gt;&lt;lastName&gt;Tatem&lt;/lastName&gt;&lt;firstName&gt;Andrew&lt;/firstName&gt;&lt;middleNames&gt;J&lt;/middleNames&gt;&lt;/author&gt;&lt;/authors&gt;&lt;/publication&gt;&lt;publication&gt;&lt;subtype&gt;400&lt;/subtype&gt;&lt;title&gt;Estimating the annual entomological inoculation rate for Plasmodium falciparum transmitted by Anopheles gambiae s.l. using three sampling methods in three sites in Uganda.&lt;/title&gt;&lt;url&gt;http://eutils.ncbi.nlm.nih.gov/entrez/eutils/elink.fcgi?dbfrom=pubmed&amp;amp;id=24656206&amp;amp;retmode=ref&amp;amp;cmd=prlinks&lt;/url&gt;&lt;volume&gt;13&lt;/volume&gt;&lt;publication_date&gt;99201400001200000000200000&lt;/publication_date&gt;&lt;uuid&gt;82394EC6-26C2-462A-92CB-0CC051D3AA10&lt;/uuid&gt;&lt;type&gt;400&lt;/type&gt;&lt;accepted_date&gt;99201403051200000000222000&lt;/accepted_date&gt;&lt;citekey&gt;Kilama:2014bd&lt;/citekey&gt;&lt;submission_date&gt;99201312031200000000222000&lt;/submission_date&gt;&lt;doi&gt;10.1186/1475-2875-13-111&lt;/doi&gt;&lt;institution&gt;Infectious Diseases Research Collaboration, Kampala, Uganda. kilamam@gmail.com.&lt;/institution&gt;&lt;startpage&gt;111&lt;/startpage&gt;&lt;bundle&gt;&lt;publication&gt;&lt;title&gt;Malaria Journal&lt;/title&gt;&lt;uuid&gt;4373A87C-3DD3-46C8-80EC-CDA47B1D7866&lt;/uuid&gt;&lt;subtype&gt;-100&lt;/subtype&gt;&lt;publisher&gt;Malaria Journal&lt;/publisher&gt;&lt;type&gt;-100&lt;/type&gt;&lt;/publication&gt;&lt;/bundle&gt;&lt;authors&gt;&lt;author&gt;&lt;lastName&gt;Kilama&lt;/lastName&gt;&lt;firstName&gt;Maxwell&lt;/firstName&gt;&lt;/author&gt;&lt;author&gt;&lt;lastName&gt;Smith&lt;/lastName&gt;&lt;firstName&gt;David&lt;/firstName&gt;&lt;middleNames&gt;L&lt;/middleNames&gt;&lt;/author&gt;&lt;author&gt;&lt;lastName&gt;Hutchinson&lt;/lastName&gt;&lt;firstName&gt;Robert&lt;/firstName&gt;&lt;/author&gt;&lt;author&gt;&lt;lastName&gt;Kigozi&lt;/lastName&gt;&lt;firstName&gt;Ruth&lt;/firstName&gt;&lt;/author&gt;&lt;author&gt;&lt;lastName&gt;Yeka&lt;/lastName&gt;&lt;firstName&gt;Adoke&lt;/firstName&gt;&lt;/author&gt;&lt;author&gt;&lt;lastName&gt;Lavoy&lt;/lastName&gt;&lt;firstName&gt;Geoff&lt;/firstName&gt;&lt;/author&gt;&lt;author&gt;&lt;lastName&gt;Kamya&lt;/lastName&gt;&lt;firstName&gt;Moses&lt;/firstName&gt;&lt;middleNames&gt;R&lt;/middleNames&gt;&lt;/author&gt;&lt;author&gt;&lt;lastName&gt;Staedke&lt;/lastName&gt;&lt;firstName&gt;Sarah&lt;/firstName&gt;&lt;middleNames&gt;G&lt;/middleNames&gt;&lt;/author&gt;&lt;author&gt;&lt;lastName&gt;Donnelly&lt;/lastName&gt;&lt;firstName&gt;Martin&lt;/firstName&gt;&lt;middleNames&gt;James&lt;/middleNames&gt;&lt;/author&gt;&lt;author&gt;&lt;lastName&gt;Drakeley&lt;/lastName&gt;&lt;firstName&gt;Christopher&lt;/firstName&gt;&lt;middleNames&gt;J&lt;/middleNames&gt;&lt;/author&gt;&lt;author&gt;&lt;lastName&gt;Greenhouse&lt;/lastName&gt;&lt;firstName&gt;Bryan&lt;/firstName&gt;&lt;/author&gt;&lt;author&gt;&lt;lastName&gt;Dorsey&lt;/lastName&gt;&lt;firstName&gt;Grant&lt;/firstName&gt;&lt;/author&gt;&lt;author&gt;&lt;lastName&gt;Lindsay&lt;/lastName&gt;&lt;firstName&gt;Steven&lt;/firstName&gt;&lt;middleNames&gt;W&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218" w:author="Author">
        <w:r w:rsidR="00A57AF0">
          <w:rPr>
            <w:rFonts w:ascii="Helvetica" w:hAnsi="Helvetica" w:cs="Helvetica"/>
            <w:vertAlign w:val="superscript"/>
          </w:rPr>
          <w:t>23,33,35</w:t>
        </w:r>
        <w:del w:id="219" w:author="Author">
          <w:r w:rsidR="00095FAF" w:rsidDel="00A57AF0">
            <w:rPr>
              <w:rFonts w:ascii="Helvetica" w:hAnsi="Helvetica" w:cs="Helvetica"/>
              <w:vertAlign w:val="superscript"/>
            </w:rPr>
            <w:delText>21,31,33</w:delText>
          </w:r>
        </w:del>
      </w:ins>
      <w:del w:id="220" w:author="Author">
        <w:r w:rsidR="00B64DFB" w:rsidDel="00A57AF0">
          <w:rPr>
            <w:rFonts w:ascii="Calibri" w:hAnsi="Calibri" w:cs="Calibri"/>
            <w:vertAlign w:val="superscript"/>
          </w:rPr>
          <w:delText>21,31,34</w:delText>
        </w:r>
      </w:del>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The study followed 330 houses in three locations monthly for 3.5 years. All children 0.5-10 years of age from each household were enrolled and followed longitudinally over the whole course of the study or until reaching the age of 11. All household members were given a long-lasting insecticidal net at the time of </w:t>
      </w:r>
      <w:r w:rsidR="001D2B37" w:rsidRPr="009F35C2">
        <w:rPr>
          <w:rFonts w:asciiTheme="minorHAnsi" w:hAnsiTheme="minorHAnsi" w:cs="Arial"/>
          <w:color w:val="000000" w:themeColor="text1"/>
          <w:lang w:val="en-GB"/>
        </w:rPr>
        <w:t>enrolment</w:t>
      </w:r>
      <w:r w:rsidRPr="009F35C2">
        <w:rPr>
          <w:rFonts w:asciiTheme="minorHAnsi" w:hAnsiTheme="minorHAnsi" w:cs="Arial"/>
          <w:color w:val="000000" w:themeColor="text1"/>
          <w:lang w:val="en-GB"/>
        </w:rPr>
        <w:t xml:space="preserve">; bed net usage was high (98%), long-lasting, and consistent across study sites. Mosquitoes were caught in a </w:t>
      </w:r>
      <w:proofErr w:type="spellStart"/>
      <w:r w:rsidRPr="009F35C2">
        <w:rPr>
          <w:rFonts w:asciiTheme="minorHAnsi" w:hAnsiTheme="minorHAnsi" w:cs="Arial"/>
          <w:color w:val="000000" w:themeColor="text1"/>
          <w:lang w:val="en-GB"/>
        </w:rPr>
        <w:t>Centers</w:t>
      </w:r>
      <w:proofErr w:type="spellEnd"/>
      <w:r w:rsidRPr="009F35C2">
        <w:rPr>
          <w:rFonts w:asciiTheme="minorHAnsi" w:hAnsiTheme="minorHAnsi" w:cs="Arial"/>
          <w:color w:val="000000" w:themeColor="text1"/>
          <w:lang w:val="en-GB"/>
        </w:rPr>
        <w:t xml:space="preserve"> for Disease Control (CDC) light trap placed next to the bed in a room where at least one child participant was sleeping. The trap was placed indoors in the evening and retrieved the next morning, and mosquitoes were sorted, counted, and up to 50 per household were tested for sporozoites using an enzyme-linked immunosorbent assay (ELISA)</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&lt;citation&gt;&lt;priority&gt;22&lt;/priority&gt;&lt;uuid&gt;D583C418-71E7-46E6-ABC7-57DE8B6A62A2&lt;/uuid&gt;&lt;publications&gt;&lt;publication&gt;&lt;subtype&gt;400&lt;/subtype&gt;&lt;title&gt;Estimating the annual entomological inoculation rate for Plasmodium falciparum transmitted by Anopheles gambiae s.l. using three sampling methods in three sites in Uganda.&lt;/title&gt;&lt;url&gt;http://eutils.ncbi.nlm.nih.gov/entrez/eutils/elink.fcgi?dbfrom=pubmed&amp;amp;id=24656206&amp;amp;retmode=ref&amp;amp;cmd=prlinks&lt;/url&gt;&lt;volume&gt;13&lt;/volume&gt;&lt;publication_date&gt;99201400001200000000200000&lt;/publication_date&gt;&lt;uuid&gt;82394EC6-26C2-462A-92CB-0CC051D3AA10&lt;/uuid&gt;&lt;type&gt;400&lt;/type&gt;&lt;accepted_date&gt;99201403051200000000222000&lt;/accepted_date&gt;&lt;citekey&gt;Kilama:2014bd&lt;/citekey&gt;&lt;submission_date&gt;99201312031200000000222000&lt;/submission_date&gt;&lt;doi&gt;10.1186/1475-2875-13-111&lt;/doi&gt;&lt;institution&gt;Infectious Diseases Research Collaboration, Kampala, Uganda. kilamam@gmail.com.&lt;/institution&gt;&lt;startpage&gt;111&lt;/startpage&gt;&lt;bundle&gt;&lt;publication&gt;&lt;title&gt;Malaria Journal&lt;/title&gt;&lt;uuid&gt;4373A87C-3DD3-46C8-80EC-CDA47B1D7866&lt;/uuid&gt;&lt;subtype&gt;-100&lt;/subtype&gt;&lt;publisher&gt;Malaria Journal&lt;/publisher&gt;&lt;type&gt;-100&lt;/type&gt;&lt;/publication&gt;&lt;/bundle&gt;&lt;authors&gt;&lt;author&gt;&lt;lastName&gt;Kilama&lt;/lastName&gt;&lt;firstName&gt;Maxwell&lt;/firstName&gt;&lt;/author&gt;&lt;author&gt;&lt;lastName&gt;Smith&lt;/lastName&gt;&lt;firstName&gt;David&lt;/firstName&gt;&lt;middleNames&gt;L&lt;/middleNames&gt;&lt;/author&gt;&lt;author&gt;&lt;lastName&gt;Hutchinson&lt;/lastName&gt;&lt;firstName&gt;Robert&lt;/firstName&gt;&lt;/author&gt;&lt;author&gt;&lt;lastName&gt;Kigozi&lt;/lastName&gt;&lt;firstName&gt;Ruth&lt;/firstName&gt;&lt;/author&gt;&lt;author&gt;&lt;lastName&gt;Yeka&lt;/lastName&gt;&lt;firstName&gt;Adoke&lt;/firstName&gt;&lt;/author&gt;&lt;author&gt;&lt;lastName&gt;Lavoy&lt;/lastName&gt;&lt;firstName&gt;Geoff&lt;/firstName&gt;&lt;/author&gt;&lt;author&gt;&lt;lastName&gt;Kamya&lt;/lastName&gt;&lt;firstName&gt;Moses&lt;/firstName&gt;&lt;middleNames&gt;R&lt;/middleNames&gt;&lt;/author&gt;&lt;author&gt;&lt;lastName&gt;Staedke&lt;/lastName&gt;&lt;firstName&gt;Sarah&lt;/firstName&gt;&lt;middleNames&gt;G&lt;/middleNames&gt;&lt;/author&gt;&lt;author&gt;&lt;lastName&gt;Donnelly&lt;/lastName&gt;&lt;firstName&gt;Martin&lt;/firstName&gt;&lt;middleNames&gt;James&lt;/middleNames&gt;&lt;/author&gt;&lt;author&gt;&lt;lastName&gt;Drakeley&lt;/lastName&gt;&lt;firstName&gt;Christopher&lt;/firstName&gt;&lt;middleNames&gt;J&lt;/middleNames&gt;&lt;/author&gt;&lt;author&gt;&lt;lastName&gt;Greenhouse&lt;/lastName&gt;&lt;firstName&gt;Bryan&lt;/firstName&gt;&lt;/author&gt;&lt;author&gt;&lt;lastName&gt;Dorsey&lt;/lastName&gt;&lt;firstName&gt;Grant&lt;/firstName&gt;&lt;/author&gt;&lt;author&gt;&lt;lastName&gt;Lindsay&lt;/lastName&gt;&lt;firstName&gt;Steven&lt;/firstName&gt;&lt;middleNames&gt;W&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221" w:author="Author">
        <w:r w:rsidR="00A57AF0">
          <w:rPr>
            <w:rFonts w:ascii="Helvetica" w:hAnsi="Helvetica" w:cs="Helvetica"/>
            <w:vertAlign w:val="superscript"/>
          </w:rPr>
          <w:t>23</w:t>
        </w:r>
      </w:ins>
      <w:del w:id="222" w:author="Author">
        <w:r w:rsidR="00B64DFB" w:rsidDel="00A57AF0">
          <w:rPr>
            <w:rFonts w:ascii="Calibri" w:hAnsi="Calibri" w:cs="Calibri"/>
            <w:vertAlign w:val="superscript"/>
          </w:rPr>
          <w:delText>21</w:delText>
        </w:r>
      </w:del>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Counts by CDC light traps were compared with other trapping methods and were highly correlated, albeit with different totals</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&lt;citation&gt;&lt;priority&gt;22&lt;/priority&gt;&lt;uuid&gt;7E70A9B0-E96F-4E57-8FD2-44BBE32B2B2A&lt;/uuid&gt;&lt;publications&gt;&lt;publication&gt;&lt;subtype&gt;400&lt;/subtype&gt;&lt;title&gt;Estimating the annual entomological inoculation rate for Plasmodium falciparum transmitted by Anopheles gambiae s.l. using three sampling methods in three sites in Uganda.&lt;/title&gt;&lt;url&gt;http://eutils.ncbi.nlm.nih.gov/entrez/eutils/elink.fcgi?dbfrom=pubmed&amp;amp;id=24656206&amp;amp;retmode=ref&amp;amp;cmd=prlinks&lt;/url&gt;&lt;volume&gt;13&lt;/volume&gt;&lt;publication_date&gt;99201400001200000000200000&lt;/publication_date&gt;&lt;uuid&gt;82394EC6-26C2-462A-92CB-0CC051D3AA10&lt;/uuid&gt;&lt;type&gt;400&lt;/type&gt;&lt;accepted_date&gt;99201403051200000000222000&lt;/accepted_date&gt;&lt;citekey&gt;Kilama:2014bd&lt;/citekey&gt;&lt;submission_date&gt;99201312031200000000222000&lt;/submission_date&gt;&lt;doi&gt;10.1186/1475-2875-13-111&lt;/doi&gt;&lt;institution&gt;Infectious Diseases Research Collaboration, Kampala, Uganda. kilamam@gmail.com.&lt;/institution&gt;&lt;startpage&gt;111&lt;/startpage&gt;&lt;bundle&gt;&lt;publication&gt;&lt;title&gt;Malaria Journal&lt;/title&gt;&lt;uuid&gt;4373A87C-3DD3-46C8-80EC-CDA47B1D7866&lt;/uuid&gt;&lt;subtype&gt;-100&lt;/subtype&gt;&lt;publisher&gt;Malaria Journal&lt;/publisher&gt;&lt;type&gt;-100&lt;/type&gt;&lt;/publication&gt;&lt;/bundle&gt;&lt;authors&gt;&lt;author&gt;&lt;lastName&gt;Kilama&lt;/lastName&gt;&lt;firstName&gt;Maxwell&lt;/firstName&gt;&lt;/author&gt;&lt;author&gt;&lt;lastName&gt;Smith&lt;/lastName&gt;&lt;firstName&gt;David&lt;/firstName&gt;&lt;middleNames&gt;L&lt;/middleNames&gt;&lt;/author&gt;&lt;author&gt;&lt;lastName&gt;Hutchinson&lt;/lastName&gt;&lt;firstName&gt;Robert&lt;/firstName&gt;&lt;/author&gt;&lt;author&gt;&lt;lastName&gt;Kigozi&lt;/lastName&gt;&lt;firstName&gt;Ruth&lt;/firstName&gt;&lt;/author&gt;&lt;author&gt;&lt;lastName&gt;Yeka&lt;/lastName&gt;&lt;firstName&gt;Adoke&lt;/firstName&gt;&lt;/author&gt;&lt;author&gt;&lt;lastName&gt;Lavoy&lt;/lastName&gt;&lt;firstName&gt;Geoff&lt;/firstName&gt;&lt;/author&gt;&lt;author&gt;&lt;lastName&gt;Kamya&lt;/lastName&gt;&lt;firstName&gt;Moses&lt;/firstName&gt;&lt;middleNames&gt;R&lt;/middleNames&gt;&lt;/author&gt;&lt;author&gt;&lt;lastName&gt;Staedke&lt;/lastName&gt;&lt;firstName&gt;Sarah&lt;/firstName&gt;&lt;middleNames&gt;G&lt;/middleNames&gt;&lt;/author&gt;&lt;author&gt;&lt;lastName&gt;Donnelly&lt;/lastName&gt;&lt;firstName&gt;Martin&lt;/firstName&gt;&lt;middleNames&gt;James&lt;/middleNames&gt;&lt;/author&gt;&lt;author&gt;&lt;lastName&gt;Drakeley&lt;/lastName&gt;&lt;firstName&gt;Christopher&lt;/firstName&gt;&lt;middleNames&gt;J&lt;/middleNames&gt;&lt;/author&gt;&lt;author&gt;&lt;lastName&gt;Greenhouse&lt;/lastName&gt;&lt;firstName&gt;Bryan&lt;/firstName&gt;&lt;/author&gt;&lt;author&gt;&lt;lastName&gt;Dorsey&lt;/lastName&gt;&lt;firstName&gt;Grant&lt;/firstName&gt;&lt;/author&gt;&lt;author&gt;&lt;lastName&gt;Lindsay&lt;/lastName&gt;&lt;firstName&gt;Steven&lt;/firstName&gt;&lt;middleNames&gt;W&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223" w:author="Author">
        <w:r w:rsidR="00A57AF0">
          <w:rPr>
            <w:rFonts w:ascii="Helvetica" w:hAnsi="Helvetica" w:cs="Helvetica"/>
            <w:vertAlign w:val="superscript"/>
          </w:rPr>
          <w:t>23</w:t>
        </w:r>
      </w:ins>
      <w:del w:id="224" w:author="Author">
        <w:r w:rsidR="00B64DFB" w:rsidDel="00A57AF0">
          <w:rPr>
            <w:rFonts w:ascii="Calibri" w:hAnsi="Calibri" w:cs="Calibri"/>
            <w:vertAlign w:val="superscript"/>
          </w:rPr>
          <w:delText>21</w:delText>
        </w:r>
      </w:del>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w:t>
      </w:r>
      <w:r w:rsidRPr="009F35C2">
        <w:rPr>
          <w:lang w:val="en-GB"/>
        </w:rPr>
        <w:t xml:space="preserve"> </w:t>
      </w:r>
      <w:r w:rsidRPr="009F35C2">
        <w:rPr>
          <w:rFonts w:asciiTheme="minorHAnsi" w:hAnsiTheme="minorHAnsi" w:cs="Arial"/>
          <w:color w:val="000000" w:themeColor="text1"/>
          <w:lang w:val="en-GB"/>
        </w:rPr>
        <w:t>Details of this study, including study sites, detailed methods, the overall study design, and ethical approval have been described elsewhere</w:t>
      </w:r>
      <w:r w:rsidRPr="009F35C2">
        <w:rPr>
          <w:rFonts w:asciiTheme="minorHAnsi" w:hAnsiTheme="minorHAnsi" w:cs="Arial"/>
          <w:color w:val="000000" w:themeColor="text1"/>
          <w:vertAlign w:val="superscript"/>
          <w:lang w:val="en-GB"/>
        </w:rPr>
        <w:fldChar w:fldCharType="begin"/>
      </w:r>
      <w:r w:rsidR="00A57AF0">
        <w:rPr>
          <w:rFonts w:asciiTheme="minorHAnsi" w:hAnsiTheme="minorHAnsi" w:cs="Arial"/>
          <w:color w:val="000000" w:themeColor="text1"/>
          <w:vertAlign w:val="superscript"/>
          <w:lang w:val="en-GB"/>
        </w:rPr>
        <w:instrText xml:space="preserve"> ADDIN PAPERS2_CITATIONS &lt;citation&gt;&lt;priority&gt;17&lt;/priority&gt;&lt;uuid&gt;A64140A8-051A-441E-A389-4A0EB5C73259&lt;/uuid&gt;&lt;publications&gt;&lt;publication&gt;&lt;subtype&gt;400&lt;/subtype&gt;&lt;publisher&gt;American Society of Tropical Medicine and Hygiene&lt;/publisher&gt;&lt;title&gt;Malaria transmission, infection, and disease at three sites with varied transmission intensity in Uganda: implications for malaria control&lt;/title&gt;&lt;url&gt;http://www.ajtmh.org/cgi/doi/10.4269/ajtmh.14-0312&lt;/url&gt;&lt;volume&gt;92&lt;/volume&gt;&lt;publication_date&gt;99201505001200000000220000&lt;/publication_date&gt;&lt;uuid&gt;F24AF9BD-0CB7-41CD-BEF3-7858CA4C2422&lt;/uuid&gt;&lt;type&gt;400&lt;/type&gt;&lt;accepted_date&gt;99201501091200000000222000&lt;/accepted_date&gt;&lt;number&gt;5&lt;/number&gt;&lt;citekey&gt;Kamya:2015kt&lt;/citekey&gt;&lt;submission_date&gt;99201405191200000000222000&lt;/submission_date&gt;&lt;doi&gt;10.4269/ajtmh.14-0312&lt;/doi&gt;&lt;institution&gt;Department of Medicine, Makerere University College of Health Sciences, Kampala, Uganda; Infectious Diseases Research Collaboration, Kampala, Uganda; Department of Geography and Environment, University of Southampton, Southampton, United Kingdom; Department of Medicine, San Francisco General Hospital, University of California, San Francisco, California; London School of Hygiene and Tropical Medicine, London, United Kingdom; School of Biological and Biomedical Sciences, Durham University, Durham, United Kingdom; Department of Zoology, University of Oxford, United Kingdom; Sanaria Institute for Global Health and Tropical Medicine, Rockville, Maryland mkamya@infocom.co.ug.&lt;/institution&gt;&lt;startpage&gt;903&lt;/startpage&gt;&lt;endpage&gt;912&lt;/endpage&gt;&lt;bundle&gt;&lt;publication&gt;&lt;title&gt;American Journal of Tropical Medicine and Hygiene&lt;/title&gt;&lt;uuid&gt;637241CF-01F3-481E-816B-EDB1AA05254D&lt;/uuid&gt;&lt;subtype&gt;-100&lt;/subtype&gt;&lt;publisher&gt;&lt;/publisher&gt;&lt;type&gt;-100&lt;/type&gt;&lt;/publication&gt;&lt;/bundle&gt;&lt;authors&gt;&lt;author&gt;&lt;lastName&gt;Kamya&lt;/lastName&gt;&lt;firstName&gt;Moses&lt;/firstName&gt;&lt;middleNames&gt;R&lt;/middleNames&gt;&lt;/author&gt;&lt;author&gt;&lt;lastName&gt;Arinaitwe&lt;/lastName&gt;&lt;firstName&gt;Emmanuel&lt;/firstName&gt;&lt;/author&gt;&lt;author&gt;&lt;lastName&gt;Wanzirah&lt;/lastName&gt;&lt;firstName&gt;Humphrey&lt;/firstName&gt;&lt;/author&gt;&lt;author&gt;&lt;lastName&gt;Katureebe&lt;/lastName&gt;&lt;firstName&gt;Agaba&lt;/firstName&gt;&lt;/author&gt;&lt;author&gt;&lt;lastName&gt;Barusya&lt;/lastName&gt;&lt;firstName&gt;Chris&lt;/firstName&gt;&lt;/author&gt;&lt;author&gt;&lt;lastName&gt;Kigozi&lt;/lastName&gt;&lt;firstName&gt;Simon&lt;/firstName&gt;&lt;middleNames&gt;P&lt;/middleNames&gt;&lt;/author&gt;&lt;author&gt;&lt;lastName&gt;Kilama&lt;/lastName&gt;&lt;firstName&gt;Maxwell&lt;/firstName&gt;&lt;/author&gt;&lt;author&gt;&lt;lastName&gt;Tatem&lt;/lastName&gt;&lt;firstName&gt;Andrew&lt;/firstName&gt;&lt;middleNames&gt;J&lt;/middleNames&gt;&lt;/author&gt;&lt;author&gt;&lt;lastName&gt;Rosenthal&lt;/lastName&gt;&lt;firstName&gt;Philip&lt;/firstName&gt;&lt;middleNames&gt;J&lt;/middleNames&gt;&lt;/author&gt;&lt;author&gt;&lt;lastName&gt;Drakeley&lt;/lastName&gt;&lt;firstName&gt;Christopher&lt;/firstName&gt;&lt;middleNames&gt;J&lt;/middleNames&gt;&lt;/author&gt;&lt;author&gt;&lt;lastName&gt;Lindsay&lt;/lastName&gt;&lt;firstName&gt;Steven&lt;/firstName&gt;&lt;middleNames&gt;W&lt;/middleNames&gt;&lt;/author&gt;&lt;author&gt;&lt;lastName&gt;Staedke&lt;/lastName&gt;&lt;firstName&gt;Sarah&lt;/firstName&gt;&lt;middleNames&gt;G&lt;/middleNames&gt;&lt;/author&gt;&lt;author&gt;&lt;lastName&gt;Smith&lt;/lastName&gt;&lt;firstName&gt;David&lt;/firstName&gt;&lt;middleNames&gt;L&lt;/middleNames&gt;&lt;/author&gt;&lt;author&gt;&lt;lastName&gt;Greenhouse&lt;/lastName&gt;&lt;firstName&gt;Bryan&lt;/firstName&gt;&lt;/author&gt;&lt;author&gt;&lt;lastName&gt;Dorsey&lt;/lastName&gt;&lt;firstName&gt;Grant&lt;/firstName&gt;&lt;/author&gt;&lt;/authors&gt;&lt;/publication&gt;&lt;publication&gt;&lt;subtype&gt;400&lt;/subtype&gt;&lt;title&gt;Estimating the annual entomological inoculation rate for Plasmodium falciparum transmitted by Anopheles gambiae s.l. using three sampling methods in three sites in Uganda.&lt;/title&gt;&lt;url&gt;http://eutils.ncbi.nlm.nih.gov/entrez/eutils/elink.fcgi?dbfrom=pubmed&amp;amp;id=24656206&amp;amp;retmode=ref&amp;amp;cmd=prlinks&lt;/url&gt;&lt;volume&gt;13&lt;/volume&gt;&lt;publication_date&gt;99201400001200000000200000&lt;/publication_date&gt;&lt;uuid&gt;82394EC6-26C2-462A-92CB-0CC051D3AA10&lt;/uuid&gt;&lt;type&gt;400&lt;/type&gt;&lt;accepted_date&gt;99201403051200000000222000&lt;/accepted_date&gt;&lt;citekey&gt;Kilama:2014bd&lt;/citekey&gt;&lt;submission_date&gt;99201312031200000000222000&lt;/submission_date&gt;&lt;doi&gt;10.1186/1475-2875-13-111&lt;/doi&gt;&lt;institution&gt;Infectious Diseases Research Collaboration, Kampala, Uganda. kilamam@gmail.com.&lt;/institution&gt;&lt;startpage&gt;111&lt;/startpage&gt;&lt;bundle&gt;&lt;publication&gt;&lt;title&gt;Malaria Journal&lt;/title&gt;&lt;uuid&gt;4373A87C-3DD3-46C8-80EC-CDA47B1D7866&lt;/uuid&gt;&lt;subtype&gt;-100&lt;/subtype&gt;&lt;publisher&gt;Malaria Journal&lt;/publisher&gt;&lt;type&gt;-100&lt;/type&gt;&lt;/publication&gt;&lt;/bundle&gt;&lt;authors&gt;&lt;author&gt;&lt;lastName&gt;Kilama&lt;/lastName&gt;&lt;firstName&gt;Maxwell&lt;/firstName&gt;&lt;/author&gt;&lt;author&gt;&lt;lastName&gt;Smith&lt;/lastName&gt;&lt;firstName&gt;David&lt;/firstName&gt;&lt;middleNames&gt;L&lt;/middleNames&gt;&lt;/author&gt;&lt;author&gt;&lt;lastName&gt;Hutchinson&lt;/lastName&gt;&lt;firstName&gt;Robert&lt;/firstName&gt;&lt;/author&gt;&lt;author&gt;&lt;lastName&gt;Kigozi&lt;/lastName&gt;&lt;firstName&gt;Ruth&lt;/firstName&gt;&lt;/author&gt;&lt;author&gt;&lt;lastName&gt;Yeka&lt;/lastName&gt;&lt;firstName&gt;Adoke&lt;/firstName&gt;&lt;/author&gt;&lt;author&gt;&lt;lastName&gt;Lavoy&lt;/lastName&gt;&lt;firstName&gt;Geoff&lt;/firstName&gt;&lt;/author&gt;&lt;author&gt;&lt;lastName&gt;Kamya&lt;/lastName&gt;&lt;firstName&gt;Moses&lt;/firstName&gt;&lt;middleNames&gt;R&lt;/middleNames&gt;&lt;/author&gt;&lt;author&gt;&lt;lastName&gt;Staedke&lt;/lastName&gt;&lt;firstName&gt;Sarah&lt;/firstName&gt;&lt;middleNames&gt;G&lt;/middleNames&gt;&lt;/author&gt;&lt;author&gt;&lt;lastName&gt;Donnelly&lt;/lastName&gt;&lt;firstName&gt;Martin&lt;/firstName&gt;&lt;middleNames&gt;James&lt;/middleNames&gt;&lt;/author&gt;&lt;author&gt;&lt;lastName&gt;Drakeley&lt;/lastName&gt;&lt;firstName&gt;Christopher&lt;/firstName&gt;&lt;middleNames&gt;J&lt;/middleNames&gt;&lt;/author&gt;&lt;author&gt;&lt;lastName&gt;Greenhouse&lt;/lastName&gt;&lt;firstName&gt;Bryan&lt;/firstName&gt;&lt;/author&gt;&lt;author&gt;&lt;lastName&gt;Dorsey&lt;/lastName&gt;&lt;firstName&gt;Grant&lt;/firstName&gt;&lt;/author&gt;&lt;author&gt;&lt;lastName&gt;Lindsay&lt;/lastName&gt;&lt;firstName&gt;Steven&lt;/firstName&gt;&lt;middleNames&gt;W&lt;/middleNames&gt;&lt;/author&gt;&lt;/authors&gt;&lt;/publication&gt;&lt;/publications&gt;&lt;cites&gt;&lt;/cites&gt;&lt;/citation&gt;</w:instrText>
      </w:r>
      <w:r w:rsidRPr="009F35C2">
        <w:rPr>
          <w:rFonts w:asciiTheme="minorHAnsi" w:hAnsiTheme="minorHAnsi" w:cs="Arial"/>
          <w:color w:val="000000" w:themeColor="text1"/>
          <w:vertAlign w:val="superscript"/>
          <w:lang w:val="en-GB"/>
        </w:rPr>
        <w:fldChar w:fldCharType="separate"/>
      </w:r>
      <w:ins w:id="225" w:author="Author">
        <w:r w:rsidR="00A57AF0">
          <w:rPr>
            <w:rFonts w:ascii="Helvetica" w:hAnsi="Helvetica" w:cs="Helvetica"/>
            <w:vertAlign w:val="superscript"/>
          </w:rPr>
          <w:t>23,35</w:t>
        </w:r>
        <w:del w:id="226" w:author="Author">
          <w:r w:rsidR="00095FAF" w:rsidDel="00A57AF0">
            <w:rPr>
              <w:rFonts w:ascii="Helvetica" w:hAnsi="Helvetica" w:cs="Helvetica"/>
              <w:vertAlign w:val="superscript"/>
            </w:rPr>
            <w:delText>21,33</w:delText>
          </w:r>
        </w:del>
      </w:ins>
      <w:del w:id="227" w:author="Author">
        <w:r w:rsidR="00B64DFB" w:rsidDel="00A57AF0">
          <w:rPr>
            <w:rFonts w:ascii="Calibri" w:hAnsi="Calibri" w:cs="Calibri"/>
            <w:vertAlign w:val="superscript"/>
          </w:rPr>
          <w:delText>21,34</w:delText>
        </w:r>
      </w:del>
      <w:r w:rsidRPr="009F35C2">
        <w:rPr>
          <w:rFonts w:asciiTheme="minorHAnsi" w:hAnsiTheme="minorHAnsi" w:cs="Arial"/>
          <w:color w:val="000000" w:themeColor="text1"/>
          <w:vertAlign w:val="superscript"/>
          <w:lang w:val="en-GB"/>
        </w:rPr>
        <w:fldChar w:fldCharType="end"/>
      </w:r>
      <w:r w:rsidRPr="009F35C2">
        <w:rPr>
          <w:rFonts w:asciiTheme="minorHAnsi" w:hAnsiTheme="minorHAnsi" w:cs="Arial"/>
          <w:color w:val="000000" w:themeColor="text1"/>
          <w:lang w:val="en-GB"/>
        </w:rPr>
        <w:t xml:space="preserve">. </w:t>
      </w:r>
    </w:p>
    <w:p w14:paraId="4E9A5BEB" w14:textId="77777777" w:rsidR="00763CCF" w:rsidRPr="009F35C2" w:rsidRDefault="00763CCF" w:rsidP="00763CCF">
      <w:pPr>
        <w:pStyle w:val="Heading2"/>
        <w:rPr>
          <w:rFonts w:cs="Arial"/>
          <w:lang w:val="en-GB"/>
        </w:rPr>
      </w:pPr>
      <w:r w:rsidRPr="009F35C2">
        <w:rPr>
          <w:lang w:val="en-GB"/>
        </w:rPr>
        <w:t>Analysis</w:t>
      </w:r>
    </w:p>
    <w:p w14:paraId="12C51B6B" w14:textId="0FD9FC40" w:rsidR="00763CCF" w:rsidRPr="009F35C2" w:rsidRDefault="00763CCF" w:rsidP="00763CCF">
      <w:pPr>
        <w:spacing w:line="480" w:lineRule="auto"/>
        <w:rPr>
          <w:rFonts w:asciiTheme="minorHAnsi" w:hAnsiTheme="minorHAnsi" w:cs="Arial"/>
          <w:color w:val="000000" w:themeColor="text1"/>
          <w:lang w:val="en-GB"/>
        </w:rPr>
      </w:pPr>
      <w:r w:rsidRPr="009F35C2">
        <w:rPr>
          <w:rFonts w:asciiTheme="minorHAnsi" w:hAnsiTheme="minorHAnsi" w:cs="Arial"/>
          <w:color w:val="000000" w:themeColor="text1"/>
          <w:lang w:val="en-GB"/>
        </w:rPr>
        <w:t xml:space="preserve">The HBR and the EIR are entomological measures of malaria exposure: the number of bites by vector mosquitoes and by infectious vector mosquitoes, per person, per day.  Here, we take the CDC light trap counts of mosquitoes and infectious mosquitoes as our estimated HBR and EIR. </w:t>
      </w:r>
    </w:p>
    <w:p w14:paraId="2EB99191" w14:textId="77777777" w:rsidR="00763CCF" w:rsidRPr="009F35C2" w:rsidRDefault="00763CCF" w:rsidP="009F35C2">
      <w:pPr>
        <w:spacing w:after="240" w:line="480" w:lineRule="auto"/>
        <w:rPr>
          <w:rFonts w:asciiTheme="minorHAnsi" w:hAnsiTheme="minorHAnsi" w:cs="Arial"/>
          <w:color w:val="000000" w:themeColor="text1"/>
          <w:lang w:val="en-GB"/>
        </w:rPr>
      </w:pPr>
      <w:r w:rsidRPr="009F35C2">
        <w:rPr>
          <w:rFonts w:asciiTheme="minorHAnsi" w:hAnsiTheme="minorHAnsi" w:cs="Arial"/>
          <w:color w:val="000000" w:themeColor="text1"/>
          <w:lang w:val="en-GB"/>
        </w:rPr>
        <w:t xml:space="preserve">To compute the EIR, the HBR is multiplied by the sporozoite rate (SR). For households, the SR was a complicated statistic because a maximum of 50 mosquitoes were examined for sporozoites from houses where more than 50 mosquitoes were counted in a night. For such households, EIR data were thus computed using the observed HBR multiplied by the SR from the sample of 50. To average over the sampling stochasticity, the SR was also calculated as a </w:t>
      </w:r>
      <w:r w:rsidRPr="009F35C2">
        <w:rPr>
          <w:rFonts w:asciiTheme="minorHAnsi" w:hAnsiTheme="minorHAnsi" w:cs="Arial"/>
          <w:color w:val="000000" w:themeColor="text1"/>
          <w:lang w:val="en-GB"/>
        </w:rPr>
        <w:lastRenderedPageBreak/>
        <w:t xml:space="preserve">site-wide average for each month. For the period of October 2013 to March 2014, for which there were low overall mosquito counts and no sporozoite-positive mosquitoes, SR is estimated as the average of the two previous years: for example, October 2011 and 2012 were averaged to give an estimate for the October 2013 SR. </w:t>
      </w:r>
    </w:p>
    <w:p w14:paraId="6F7353DE" w14:textId="77777777" w:rsidR="00B74463" w:rsidRDefault="00763CCF" w:rsidP="009F35C2">
      <w:pPr>
        <w:spacing w:after="240" w:line="480" w:lineRule="auto"/>
        <w:ind w:firstLine="720"/>
        <w:rPr>
          <w:ins w:id="228" w:author="Author"/>
          <w:rFonts w:asciiTheme="minorHAnsi" w:hAnsiTheme="minorHAnsi" w:cs="Arial"/>
          <w:color w:val="000000" w:themeColor="text1"/>
          <w:lang w:val="en-GB"/>
        </w:rPr>
      </w:pPr>
      <w:r w:rsidRPr="009F35C2">
        <w:rPr>
          <w:rFonts w:asciiTheme="minorHAnsi" w:hAnsiTheme="minorHAnsi" w:cs="Arial"/>
          <w:color w:val="000000" w:themeColor="text1"/>
          <w:lang w:val="en-GB"/>
        </w:rPr>
        <w:t xml:space="preserve">As a first measure of heterogeneous biting, we </w:t>
      </w:r>
      <w:del w:id="229" w:author="Author">
        <w:r w:rsidRPr="009F35C2" w:rsidDel="00014BAA">
          <w:rPr>
            <w:rFonts w:asciiTheme="minorHAnsi" w:hAnsiTheme="minorHAnsi" w:cs="Arial"/>
            <w:color w:val="000000" w:themeColor="text1"/>
            <w:lang w:val="en-GB"/>
          </w:rPr>
          <w:delText xml:space="preserve">estimated </w:delText>
        </w:r>
      </w:del>
      <w:ins w:id="230" w:author="Author">
        <w:r w:rsidR="00014BAA">
          <w:rPr>
            <w:rFonts w:asciiTheme="minorHAnsi" w:hAnsiTheme="minorHAnsi" w:cs="Arial"/>
            <w:color w:val="000000" w:themeColor="text1"/>
            <w:lang w:val="en-GB"/>
          </w:rPr>
          <w:t>use</w:t>
        </w:r>
        <w:r w:rsidR="00014BAA" w:rsidRPr="009F35C2">
          <w:rPr>
            <w:rFonts w:asciiTheme="minorHAnsi" w:hAnsiTheme="minorHAnsi" w:cs="Arial"/>
            <w:color w:val="000000" w:themeColor="text1"/>
            <w:lang w:val="en-GB"/>
          </w:rPr>
          <w:t xml:space="preserve"> </w:t>
        </w:r>
      </w:ins>
      <w:r w:rsidRPr="009F35C2">
        <w:rPr>
          <w:rFonts w:asciiTheme="minorHAnsi" w:hAnsiTheme="minorHAnsi" w:cs="Arial"/>
          <w:color w:val="000000" w:themeColor="text1"/>
          <w:lang w:val="en-GB"/>
        </w:rPr>
        <w:t xml:space="preserve">the Pareto </w:t>
      </w:r>
      <w:del w:id="231" w:author="Author">
        <w:r w:rsidRPr="009F35C2" w:rsidDel="00F64F77">
          <w:rPr>
            <w:rFonts w:asciiTheme="minorHAnsi" w:hAnsiTheme="minorHAnsi" w:cs="Arial"/>
            <w:color w:val="000000" w:themeColor="text1"/>
            <w:lang w:val="en-GB"/>
          </w:rPr>
          <w:delText>index</w:delText>
        </w:r>
      </w:del>
      <w:ins w:id="232" w:author="Author">
        <w:r w:rsidR="00F64F77">
          <w:rPr>
            <w:rFonts w:asciiTheme="minorHAnsi" w:hAnsiTheme="minorHAnsi" w:cs="Arial"/>
            <w:color w:val="000000" w:themeColor="text1"/>
            <w:lang w:val="en-GB"/>
          </w:rPr>
          <w:t xml:space="preserve">fraction for </w:t>
        </w:r>
        <w:del w:id="233" w:author="Author">
          <w:r w:rsidR="00F64F77" w:rsidDel="00AB1D7E">
            <w:rPr>
              <w:rFonts w:asciiTheme="minorHAnsi" w:hAnsiTheme="minorHAnsi" w:cs="Arial"/>
              <w:color w:val="000000" w:themeColor="text1"/>
              <w:lang w:val="en-GB"/>
            </w:rPr>
            <w:delText>superspread</w:delText>
          </w:r>
        </w:del>
        <w:r w:rsidR="00AB1D7E">
          <w:rPr>
            <w:rFonts w:asciiTheme="minorHAnsi" w:hAnsiTheme="minorHAnsi" w:cs="Arial"/>
            <w:color w:val="000000" w:themeColor="text1"/>
            <w:lang w:val="en-GB"/>
          </w:rPr>
          <w:t>super-spread</w:t>
        </w:r>
        <w:r w:rsidR="00F64F77">
          <w:rPr>
            <w:rFonts w:asciiTheme="minorHAnsi" w:hAnsiTheme="minorHAnsi" w:cs="Arial"/>
            <w:color w:val="000000" w:themeColor="text1"/>
            <w:lang w:val="en-GB"/>
          </w:rPr>
          <w:t>ing</w:t>
        </w:r>
      </w:ins>
      <w:r w:rsidRPr="009F35C2">
        <w:rPr>
          <w:rFonts w:asciiTheme="minorHAnsi" w:hAnsiTheme="minorHAnsi" w:cs="Arial"/>
          <w:color w:val="000000" w:themeColor="text1"/>
          <w:lang w:val="en-GB"/>
        </w:rPr>
        <w:t>, the proportion of all biting received by the most exposed quintile of the population. This</w:t>
      </w:r>
      <w:ins w:id="234" w:author="Author">
        <w:r w:rsidR="00F64F77">
          <w:rPr>
            <w:rFonts w:asciiTheme="minorHAnsi" w:hAnsiTheme="minorHAnsi" w:cs="Arial"/>
            <w:color w:val="000000" w:themeColor="text1"/>
            <w:lang w:val="en-GB"/>
          </w:rPr>
          <w:t xml:space="preserve"> fraction is </w:t>
        </w:r>
      </w:ins>
      <w:del w:id="235" w:author="Author">
        <w:r w:rsidRPr="009F35C2" w:rsidDel="00F64F77">
          <w:rPr>
            <w:rFonts w:asciiTheme="minorHAnsi" w:hAnsiTheme="minorHAnsi" w:cs="Arial"/>
            <w:color w:val="000000" w:themeColor="text1"/>
            <w:lang w:val="en-GB"/>
          </w:rPr>
          <w:delText xml:space="preserve"> has been used as </w:delText>
        </w:r>
      </w:del>
      <w:r w:rsidRPr="009F35C2">
        <w:rPr>
          <w:rFonts w:asciiTheme="minorHAnsi" w:hAnsiTheme="minorHAnsi" w:cs="Arial"/>
          <w:color w:val="000000" w:themeColor="text1"/>
          <w:lang w:val="en-GB"/>
        </w:rPr>
        <w:t xml:space="preserve">an intuitive measure of dispersion and a simple way of describing the potential gains in efficiency if malaria control were targeted. </w:t>
      </w:r>
      <w:ins w:id="236" w:author="Author">
        <w:del w:id="237" w:author="Author">
          <w:r w:rsidR="00014BAA" w:rsidDel="008005E5">
            <w:rPr>
              <w:rFonts w:asciiTheme="minorHAnsi" w:hAnsiTheme="minorHAnsi" w:cs="Arial"/>
              <w:color w:val="000000" w:themeColor="text1"/>
              <w:lang w:val="en-GB"/>
            </w:rPr>
            <w:delText xml:space="preserve">As a second measure of heterogeneous biting, we compute the Pareto index, …. </w:delText>
          </w:r>
        </w:del>
      </w:ins>
      <w:r w:rsidRPr="009F35C2">
        <w:rPr>
          <w:rFonts w:asciiTheme="minorHAnsi" w:hAnsiTheme="minorHAnsi" w:cs="Arial"/>
          <w:color w:val="000000" w:themeColor="text1"/>
          <w:lang w:val="en-GB"/>
        </w:rPr>
        <w:t xml:space="preserve">The Pareto </w:t>
      </w:r>
      <w:del w:id="238" w:author="Author">
        <w:r w:rsidRPr="009F35C2" w:rsidDel="00756A93">
          <w:rPr>
            <w:rFonts w:asciiTheme="minorHAnsi" w:hAnsiTheme="minorHAnsi" w:cs="Arial"/>
            <w:color w:val="000000" w:themeColor="text1"/>
            <w:lang w:val="en-GB"/>
          </w:rPr>
          <w:delText xml:space="preserve">index </w:delText>
        </w:r>
      </w:del>
      <w:ins w:id="239" w:author="Author">
        <w:r w:rsidR="00756A93">
          <w:rPr>
            <w:rFonts w:asciiTheme="minorHAnsi" w:hAnsiTheme="minorHAnsi" w:cs="Arial"/>
            <w:color w:val="000000" w:themeColor="text1"/>
            <w:lang w:val="en-GB"/>
          </w:rPr>
          <w:t xml:space="preserve">fraction for </w:t>
        </w:r>
        <w:del w:id="240" w:author="Author">
          <w:r w:rsidR="00756A93" w:rsidDel="00AB1D7E">
            <w:rPr>
              <w:rFonts w:asciiTheme="minorHAnsi" w:hAnsiTheme="minorHAnsi" w:cs="Arial"/>
              <w:color w:val="000000" w:themeColor="text1"/>
              <w:lang w:val="en-GB"/>
            </w:rPr>
            <w:delText>superspread</w:delText>
          </w:r>
        </w:del>
        <w:r w:rsidR="00AB1D7E">
          <w:rPr>
            <w:rFonts w:asciiTheme="minorHAnsi" w:hAnsiTheme="minorHAnsi" w:cs="Arial"/>
            <w:color w:val="000000" w:themeColor="text1"/>
            <w:lang w:val="en-GB"/>
          </w:rPr>
          <w:t>super-spread</w:t>
        </w:r>
        <w:r w:rsidR="00756A93">
          <w:rPr>
            <w:rFonts w:asciiTheme="minorHAnsi" w:hAnsiTheme="minorHAnsi" w:cs="Arial"/>
            <w:color w:val="000000" w:themeColor="text1"/>
            <w:lang w:val="en-GB"/>
          </w:rPr>
          <w:t>ing</w:t>
        </w:r>
        <w:r w:rsidR="00756A93" w:rsidRPr="009F35C2">
          <w:rPr>
            <w:rFonts w:asciiTheme="minorHAnsi" w:hAnsiTheme="minorHAnsi" w:cs="Arial"/>
            <w:color w:val="000000" w:themeColor="text1"/>
            <w:lang w:val="en-GB"/>
          </w:rPr>
          <w:t xml:space="preserve"> </w:t>
        </w:r>
      </w:ins>
      <w:r w:rsidRPr="009F35C2">
        <w:rPr>
          <w:rFonts w:asciiTheme="minorHAnsi" w:hAnsiTheme="minorHAnsi" w:cs="Arial"/>
          <w:color w:val="000000" w:themeColor="text1"/>
          <w:lang w:val="en-GB"/>
        </w:rPr>
        <w:t xml:space="preserve">for a given month is defined as the proportion of the total HBR or EIR received by the 20% of households with the highest HBR or EIR in that month. The </w:t>
      </w:r>
      <w:del w:id="241" w:author="Author">
        <w:r w:rsidRPr="009F35C2" w:rsidDel="00756A93">
          <w:rPr>
            <w:rFonts w:asciiTheme="minorHAnsi" w:hAnsiTheme="minorHAnsi" w:cs="Arial"/>
            <w:color w:val="000000" w:themeColor="text1"/>
            <w:lang w:val="en-GB"/>
          </w:rPr>
          <w:delText xml:space="preserve">modified </w:delText>
        </w:r>
      </w:del>
      <w:r w:rsidRPr="009F35C2">
        <w:rPr>
          <w:rFonts w:asciiTheme="minorHAnsi" w:hAnsiTheme="minorHAnsi" w:cs="Arial"/>
          <w:color w:val="000000" w:themeColor="text1"/>
          <w:lang w:val="en-GB"/>
        </w:rPr>
        <w:t>Pareto</w:t>
      </w:r>
      <w:del w:id="242" w:author="Author">
        <w:r w:rsidRPr="009F35C2" w:rsidDel="00756A93">
          <w:rPr>
            <w:rFonts w:asciiTheme="minorHAnsi" w:hAnsiTheme="minorHAnsi" w:cs="Arial"/>
            <w:color w:val="000000" w:themeColor="text1"/>
            <w:lang w:val="en-GB"/>
          </w:rPr>
          <w:delText xml:space="preserve"> index </w:delText>
        </w:r>
      </w:del>
      <w:ins w:id="243" w:author="Author">
        <w:r w:rsidR="00756A93">
          <w:rPr>
            <w:rFonts w:asciiTheme="minorHAnsi" w:hAnsiTheme="minorHAnsi" w:cs="Arial"/>
            <w:color w:val="000000" w:themeColor="text1"/>
            <w:lang w:val="en-GB"/>
          </w:rPr>
          <w:t xml:space="preserve"> fraction for </w:t>
        </w:r>
        <w:del w:id="244" w:author="Author">
          <w:r w:rsidR="00756A93" w:rsidDel="00AB1D7E">
            <w:rPr>
              <w:rFonts w:asciiTheme="minorHAnsi" w:hAnsiTheme="minorHAnsi" w:cs="Arial"/>
              <w:color w:val="000000" w:themeColor="text1"/>
              <w:lang w:val="en-GB"/>
            </w:rPr>
            <w:delText>superspread</w:delText>
          </w:r>
        </w:del>
        <w:r w:rsidR="00AB1D7E">
          <w:rPr>
            <w:rFonts w:asciiTheme="minorHAnsi" w:hAnsiTheme="minorHAnsi" w:cs="Arial"/>
            <w:color w:val="000000" w:themeColor="text1"/>
            <w:lang w:val="en-GB"/>
          </w:rPr>
          <w:t>super-spread</w:t>
        </w:r>
        <w:r w:rsidR="00756A93">
          <w:rPr>
            <w:rFonts w:asciiTheme="minorHAnsi" w:hAnsiTheme="minorHAnsi" w:cs="Arial"/>
            <w:color w:val="000000" w:themeColor="text1"/>
            <w:lang w:val="en-GB"/>
          </w:rPr>
          <w:t xml:space="preserve">ers </w:t>
        </w:r>
      </w:ins>
      <w:r w:rsidRPr="009F35C2">
        <w:rPr>
          <w:rFonts w:asciiTheme="minorHAnsi" w:hAnsiTheme="minorHAnsi" w:cs="Arial"/>
          <w:color w:val="000000" w:themeColor="text1"/>
          <w:lang w:val="en-GB"/>
        </w:rPr>
        <w:t>is defined as the proportion of the total HBR or EIR received by the 20% of households with the highest biting weights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ω</m:t>
            </m:r>
          </m:e>
          <m:sub>
            <m:r>
              <m:rPr>
                <m:sty m:val="p"/>
              </m:rPr>
              <w:rPr>
                <w:rFonts w:ascii="Cambria Math" w:hAnsi="Cambria Math" w:cs="Arial"/>
                <w:color w:val="000000" w:themeColor="text1"/>
                <w:lang w:val="en-GB"/>
              </w:rPr>
              <m:t>h,n</m:t>
            </m:r>
          </m:sub>
        </m:sSub>
      </m:oMath>
      <w:r w:rsidRPr="006F0C8E">
        <w:rPr>
          <w:rFonts w:asciiTheme="minorHAnsi" w:hAnsiTheme="minorHAnsi" w:cs="Arial"/>
          <w:color w:val="000000" w:themeColor="text1"/>
          <w:lang w:val="en-GB"/>
        </w:rPr>
        <w:t xml:space="preserve">, see model description). The key difference between the Pareto </w:t>
      </w:r>
      <w:ins w:id="245" w:author="Author">
        <w:r w:rsidR="00756A93">
          <w:rPr>
            <w:rFonts w:asciiTheme="minorHAnsi" w:hAnsiTheme="minorHAnsi" w:cs="Arial"/>
            <w:color w:val="000000" w:themeColor="text1"/>
            <w:lang w:val="en-GB"/>
          </w:rPr>
          <w:t xml:space="preserve">fractions for </w:t>
        </w:r>
        <w:del w:id="246" w:author="Author">
          <w:r w:rsidR="00756A93" w:rsidDel="00AB1D7E">
            <w:rPr>
              <w:rFonts w:asciiTheme="minorHAnsi" w:hAnsiTheme="minorHAnsi" w:cs="Arial"/>
              <w:color w:val="000000" w:themeColor="text1"/>
              <w:lang w:val="en-GB"/>
            </w:rPr>
            <w:delText>superspread</w:delText>
          </w:r>
        </w:del>
        <w:r w:rsidR="00AB1D7E">
          <w:rPr>
            <w:rFonts w:asciiTheme="minorHAnsi" w:hAnsiTheme="minorHAnsi" w:cs="Arial"/>
            <w:color w:val="000000" w:themeColor="text1"/>
            <w:lang w:val="en-GB"/>
          </w:rPr>
          <w:t>super-spread</w:t>
        </w:r>
        <w:r w:rsidR="00756A93">
          <w:rPr>
            <w:rFonts w:asciiTheme="minorHAnsi" w:hAnsiTheme="minorHAnsi" w:cs="Arial"/>
            <w:color w:val="000000" w:themeColor="text1"/>
            <w:lang w:val="en-GB"/>
          </w:rPr>
          <w:t xml:space="preserve">ing and for </w:t>
        </w:r>
        <w:del w:id="247" w:author="Author">
          <w:r w:rsidR="00756A93" w:rsidDel="00AB1D7E">
            <w:rPr>
              <w:rFonts w:asciiTheme="minorHAnsi" w:hAnsiTheme="minorHAnsi" w:cs="Arial"/>
              <w:color w:val="000000" w:themeColor="text1"/>
              <w:lang w:val="en-GB"/>
            </w:rPr>
            <w:delText>superspread</w:delText>
          </w:r>
        </w:del>
        <w:r w:rsidR="00AB1D7E">
          <w:rPr>
            <w:rFonts w:asciiTheme="minorHAnsi" w:hAnsiTheme="minorHAnsi" w:cs="Arial"/>
            <w:color w:val="000000" w:themeColor="text1"/>
            <w:lang w:val="en-GB"/>
          </w:rPr>
          <w:t>super-spread</w:t>
        </w:r>
        <w:r w:rsidR="00756A93">
          <w:rPr>
            <w:rFonts w:asciiTheme="minorHAnsi" w:hAnsiTheme="minorHAnsi" w:cs="Arial"/>
            <w:color w:val="000000" w:themeColor="text1"/>
            <w:lang w:val="en-GB"/>
          </w:rPr>
          <w:t xml:space="preserve">ers </w:t>
        </w:r>
      </w:ins>
      <w:del w:id="248" w:author="Author">
        <w:r w:rsidRPr="006F0C8E" w:rsidDel="00756A93">
          <w:rPr>
            <w:rFonts w:asciiTheme="minorHAnsi" w:hAnsiTheme="minorHAnsi" w:cs="Arial"/>
            <w:color w:val="000000" w:themeColor="text1"/>
            <w:lang w:val="en-GB"/>
          </w:rPr>
          <w:delText xml:space="preserve">index and the modified Pareto index </w:delText>
        </w:r>
      </w:del>
      <w:r w:rsidRPr="006F0C8E">
        <w:rPr>
          <w:rFonts w:asciiTheme="minorHAnsi" w:hAnsiTheme="minorHAnsi" w:cs="Arial"/>
          <w:color w:val="000000" w:themeColor="text1"/>
          <w:lang w:val="en-GB"/>
        </w:rPr>
        <w:t xml:space="preserve">is that the </w:t>
      </w:r>
      <w:del w:id="249" w:author="Author">
        <w:r w:rsidRPr="006F0C8E" w:rsidDel="00756A93">
          <w:rPr>
            <w:rFonts w:asciiTheme="minorHAnsi" w:hAnsiTheme="minorHAnsi" w:cs="Arial"/>
            <w:color w:val="000000" w:themeColor="text1"/>
            <w:lang w:val="en-GB"/>
          </w:rPr>
          <w:delText>modified Pareto index</w:delText>
        </w:r>
      </w:del>
      <w:ins w:id="250" w:author="Author">
        <w:r w:rsidR="00756A93">
          <w:rPr>
            <w:rFonts w:asciiTheme="minorHAnsi" w:hAnsiTheme="minorHAnsi" w:cs="Arial"/>
            <w:color w:val="000000" w:themeColor="text1"/>
            <w:lang w:val="en-GB"/>
          </w:rPr>
          <w:t>latter</w:t>
        </w:r>
      </w:ins>
      <w:r w:rsidRPr="006F0C8E">
        <w:rPr>
          <w:rFonts w:asciiTheme="minorHAnsi" w:hAnsiTheme="minorHAnsi" w:cs="Arial"/>
          <w:color w:val="000000" w:themeColor="text1"/>
          <w:lang w:val="en-GB"/>
        </w:rPr>
        <w:t xml:space="preserve"> measures biting by </w:t>
      </w:r>
      <w:r w:rsidRPr="009E4733">
        <w:rPr>
          <w:rFonts w:asciiTheme="minorHAnsi" w:hAnsiTheme="minorHAnsi" w:cs="Arial"/>
          <w:color w:val="000000" w:themeColor="text1"/>
          <w:lang w:val="en-GB"/>
        </w:rPr>
        <w:t>households</w:t>
      </w:r>
      <w:r w:rsidRPr="00733EED">
        <w:rPr>
          <w:rFonts w:asciiTheme="minorHAnsi" w:hAnsiTheme="minorHAnsi" w:cs="Arial"/>
          <w:color w:val="000000" w:themeColor="text1"/>
          <w:lang w:val="en-GB"/>
        </w:rPr>
        <w:t xml:space="preserve"> that were consistently bitten most across the whole study</w:t>
      </w:r>
      <w:ins w:id="251" w:author="Author">
        <w:r w:rsidR="00490CB7">
          <w:rPr>
            <w:rFonts w:asciiTheme="minorHAnsi" w:hAnsiTheme="minorHAnsi" w:cs="Arial"/>
            <w:color w:val="000000" w:themeColor="text1"/>
            <w:lang w:val="en-GB"/>
          </w:rPr>
          <w:t xml:space="preserve">, not just </w:t>
        </w:r>
        <w:del w:id="252" w:author="Author">
          <w:r w:rsidR="00490CB7" w:rsidDel="00014BAA">
            <w:rPr>
              <w:rFonts w:asciiTheme="minorHAnsi" w:hAnsiTheme="minorHAnsi" w:cs="Arial"/>
              <w:color w:val="000000" w:themeColor="text1"/>
              <w:lang w:val="en-GB"/>
            </w:rPr>
            <w:delText>in</w:delText>
          </w:r>
          <w:r w:rsidR="00014BAA" w:rsidDel="00F93FBB">
            <w:rPr>
              <w:rFonts w:asciiTheme="minorHAnsi" w:hAnsiTheme="minorHAnsi" w:cs="Arial"/>
              <w:color w:val="000000" w:themeColor="text1"/>
              <w:lang w:val="en-GB"/>
            </w:rPr>
            <w:delText>for tha</w:delText>
          </w:r>
        </w:del>
        <w:r w:rsidR="00F93FBB">
          <w:rPr>
            <w:rFonts w:asciiTheme="minorHAnsi" w:hAnsiTheme="minorHAnsi" w:cs="Arial"/>
            <w:color w:val="000000" w:themeColor="text1"/>
            <w:lang w:val="en-GB"/>
          </w:rPr>
          <w:t>for the</w:t>
        </w:r>
        <w:del w:id="253" w:author="Author">
          <w:r w:rsidR="00014BAA" w:rsidDel="00F93FBB">
            <w:rPr>
              <w:rFonts w:asciiTheme="minorHAnsi" w:hAnsiTheme="minorHAnsi" w:cs="Arial"/>
              <w:color w:val="000000" w:themeColor="text1"/>
              <w:lang w:val="en-GB"/>
            </w:rPr>
            <w:delText>t</w:delText>
          </w:r>
        </w:del>
        <w:r w:rsidR="00490CB7">
          <w:rPr>
            <w:rFonts w:asciiTheme="minorHAnsi" w:hAnsiTheme="minorHAnsi" w:cs="Arial"/>
            <w:color w:val="000000" w:themeColor="text1"/>
            <w:lang w:val="en-GB"/>
          </w:rPr>
          <w:t xml:space="preserve"> </w:t>
        </w:r>
        <w:del w:id="254" w:author="Author">
          <w:r w:rsidR="00490CB7" w:rsidDel="00014BAA">
            <w:rPr>
              <w:rFonts w:asciiTheme="minorHAnsi" w:hAnsiTheme="minorHAnsi" w:cs="Arial"/>
              <w:color w:val="000000" w:themeColor="text1"/>
              <w:lang w:val="en-GB"/>
            </w:rPr>
            <w:delText xml:space="preserve">one </w:delText>
          </w:r>
        </w:del>
        <w:r w:rsidR="00490CB7">
          <w:rPr>
            <w:rFonts w:asciiTheme="minorHAnsi" w:hAnsiTheme="minorHAnsi" w:cs="Arial"/>
            <w:color w:val="000000" w:themeColor="text1"/>
            <w:lang w:val="en-GB"/>
          </w:rPr>
          <w:t>month</w:t>
        </w:r>
      </w:ins>
      <w:r w:rsidRPr="00733EED">
        <w:rPr>
          <w:rFonts w:asciiTheme="minorHAnsi" w:hAnsiTheme="minorHAnsi" w:cs="Arial"/>
          <w:color w:val="000000" w:themeColor="text1"/>
          <w:lang w:val="en-GB"/>
        </w:rPr>
        <w:t xml:space="preserve">. </w:t>
      </w:r>
    </w:p>
    <w:p w14:paraId="73D6A397" w14:textId="10D8FD1F" w:rsidR="008B2694" w:rsidRPr="008005E5" w:rsidRDefault="008005E5" w:rsidP="009F35C2">
      <w:pPr>
        <w:spacing w:after="240" w:line="480" w:lineRule="auto"/>
        <w:ind w:firstLine="720"/>
        <w:rPr>
          <w:rFonts w:asciiTheme="minorHAnsi" w:hAnsiTheme="minorHAnsi" w:cs="Arial"/>
          <w:color w:val="000000" w:themeColor="text1"/>
          <w:rPrChange w:id="255" w:author="Author">
            <w:rPr>
              <w:rFonts w:asciiTheme="minorHAnsi" w:hAnsiTheme="minorHAnsi" w:cs="Arial"/>
              <w:color w:val="000000" w:themeColor="text1"/>
              <w:lang w:val="en-GB"/>
            </w:rPr>
          </w:rPrChange>
        </w:rPr>
      </w:pPr>
      <w:ins w:id="256" w:author="Author">
        <w:r>
          <w:rPr>
            <w:rFonts w:asciiTheme="minorHAnsi" w:hAnsiTheme="minorHAnsi" w:cs="Arial"/>
            <w:color w:val="000000" w:themeColor="text1"/>
            <w:lang w:val="en-GB"/>
          </w:rPr>
          <w:t xml:space="preserve">As a second measure of heterogeneous biting, we compute the Pareto index, </w:t>
        </w:r>
        <w:commentRangeStart w:id="257"/>
        <w:r>
          <w:rPr>
            <w:rFonts w:asciiTheme="minorHAnsi" w:hAnsiTheme="minorHAnsi" w:cs="Arial"/>
            <w:color w:val="000000" w:themeColor="text1"/>
            <w:lang w:val="en-GB"/>
          </w:rPr>
          <w:t>….</w:t>
        </w:r>
        <w:commentRangeEnd w:id="257"/>
        <w:r>
          <w:rPr>
            <w:rStyle w:val="CommentReference"/>
            <w:rFonts w:asciiTheme="minorHAnsi" w:eastAsia="MS Mincho" w:hAnsiTheme="minorHAnsi"/>
            <w:lang w:eastAsia="ja-JP"/>
          </w:rPr>
          <w:commentReference w:id="257"/>
        </w:r>
      </w:ins>
    </w:p>
    <w:p w14:paraId="769EFFAD" w14:textId="37AE240C" w:rsidR="00763CCF" w:rsidRPr="009F35C2" w:rsidRDefault="00251595" w:rsidP="008B2694">
      <w:pPr>
        <w:spacing w:after="240" w:line="480" w:lineRule="auto"/>
        <w:ind w:firstLine="720"/>
        <w:rPr>
          <w:rFonts w:asciiTheme="minorHAnsi" w:hAnsiTheme="minorHAnsi" w:cs="Arial"/>
          <w:color w:val="000000" w:themeColor="text1"/>
          <w:lang w:val="en-GB"/>
        </w:rPr>
      </w:pPr>
      <w:ins w:id="258" w:author="Author">
        <w:r>
          <w:rPr>
            <w:rFonts w:asciiTheme="minorHAnsi" w:hAnsiTheme="minorHAnsi" w:cs="Arial"/>
            <w:color w:val="000000" w:themeColor="text1"/>
            <w:lang w:val="en-GB"/>
          </w:rPr>
          <w:t xml:space="preserve">To identify </w:t>
        </w:r>
        <w:del w:id="259" w:author="Author">
          <w:r w:rsidDel="00AB1D7E">
            <w:rPr>
              <w:rFonts w:asciiTheme="minorHAnsi" w:hAnsiTheme="minorHAnsi" w:cs="Arial"/>
              <w:color w:val="000000" w:themeColor="text1"/>
              <w:lang w:val="en-GB"/>
            </w:rPr>
            <w:delText>superspread</w:delText>
          </w:r>
        </w:del>
        <w:r w:rsidR="00AB1D7E">
          <w:rPr>
            <w:rFonts w:asciiTheme="minorHAnsi" w:hAnsiTheme="minorHAnsi" w:cs="Arial"/>
            <w:color w:val="000000" w:themeColor="text1"/>
            <w:lang w:val="en-GB"/>
          </w:rPr>
          <w:t>super-spread</w:t>
        </w:r>
        <w:r>
          <w:rPr>
            <w:rFonts w:asciiTheme="minorHAnsi" w:hAnsiTheme="minorHAnsi" w:cs="Arial"/>
            <w:color w:val="000000" w:themeColor="text1"/>
            <w:lang w:val="en-GB"/>
          </w:rPr>
          <w:t xml:space="preserve">ers, we </w:t>
        </w:r>
      </w:ins>
      <w:del w:id="260" w:author="Author">
        <w:r w:rsidR="00763CCF" w:rsidRPr="00733EED" w:rsidDel="00251595">
          <w:rPr>
            <w:rFonts w:asciiTheme="minorHAnsi" w:hAnsiTheme="minorHAnsi" w:cs="Arial"/>
            <w:color w:val="000000" w:themeColor="text1"/>
            <w:lang w:val="en-GB"/>
          </w:rPr>
          <w:delText xml:space="preserve">We </w:delText>
        </w:r>
      </w:del>
      <w:r w:rsidR="00763CCF" w:rsidRPr="00733EED">
        <w:rPr>
          <w:rFonts w:asciiTheme="minorHAnsi" w:hAnsiTheme="minorHAnsi" w:cs="Arial"/>
          <w:color w:val="000000" w:themeColor="text1"/>
          <w:lang w:val="en-GB"/>
        </w:rPr>
        <w:t>also conducted a s</w:t>
      </w:r>
      <w:r w:rsidR="008B2694">
        <w:rPr>
          <w:rFonts w:asciiTheme="minorHAnsi" w:hAnsiTheme="minorHAnsi" w:cs="Arial"/>
          <w:color w:val="000000" w:themeColor="text1"/>
          <w:lang w:val="en-GB"/>
        </w:rPr>
        <w:t>tatistical analysis of the data to quantify seasonality, household biting, and the residual errors.</w:t>
      </w:r>
      <w:r w:rsidR="00763CCF" w:rsidRPr="00733EED">
        <w:rPr>
          <w:rFonts w:asciiTheme="minorHAnsi" w:hAnsiTheme="minorHAnsi" w:cs="Arial"/>
          <w:color w:val="000000" w:themeColor="text1"/>
          <w:lang w:val="en-GB"/>
        </w:rPr>
        <w:t xml:space="preserve"> Mosquito counts </w:t>
      </w:r>
      <m:oMath>
        <m:r>
          <m:rPr>
            <m:sty m:val="p"/>
          </m:rPr>
          <w:rPr>
            <w:rFonts w:ascii="Cambria Math" w:hAnsi="Cambria Math" w:cs="Arial"/>
            <w:color w:val="000000" w:themeColor="text1"/>
            <w:lang w:val="en-GB"/>
          </w:rPr>
          <m:t>Y={</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y</m:t>
            </m:r>
          </m:e>
          <m:sub>
            <m:r>
              <m:rPr>
                <m:sty m:val="p"/>
              </m:rPr>
              <w:rPr>
                <w:rFonts w:ascii="Cambria Math" w:hAnsi="Cambria Math" w:cs="Arial"/>
                <w:color w:val="000000" w:themeColor="text1"/>
                <w:lang w:val="en-GB"/>
              </w:rPr>
              <m:t>h,d,n</m:t>
            </m:r>
          </m:sub>
        </m:sSub>
        <m:r>
          <m:rPr>
            <m:sty m:val="p"/>
          </m:rPr>
          <w:rPr>
            <w:rFonts w:ascii="Cambria Math" w:hAnsi="Cambria Math" w:cs="Arial"/>
            <w:color w:val="000000" w:themeColor="text1"/>
            <w:lang w:val="en-GB"/>
          </w:rPr>
          <m:t>}</m:t>
        </m:r>
      </m:oMath>
      <w:r w:rsidR="00763CCF" w:rsidRPr="006F0C8E">
        <w:rPr>
          <w:rFonts w:asciiTheme="minorHAnsi" w:hAnsiTheme="minorHAnsi" w:cs="Arial"/>
          <w:color w:val="000000" w:themeColor="text1"/>
          <w:lang w:val="en-GB"/>
        </w:rPr>
        <w:t xml:space="preserve"> for the </w:t>
      </w:r>
      <m:oMath>
        <m:sSup>
          <m:sSupPr>
            <m:ctrlPr>
              <w:rPr>
                <w:rFonts w:ascii="Cambria Math" w:hAnsi="Cambria Math" w:cs="Arial"/>
                <w:color w:val="000000" w:themeColor="text1"/>
                <w:lang w:val="en-GB"/>
              </w:rPr>
            </m:ctrlPr>
          </m:sSupPr>
          <m:e>
            <m:r>
              <m:rPr>
                <m:sty m:val="p"/>
              </m:rPr>
              <w:rPr>
                <w:rFonts w:ascii="Cambria Math" w:hAnsi="Cambria Math" w:cs="Arial"/>
                <w:color w:val="000000" w:themeColor="text1"/>
                <w:lang w:val="en-GB"/>
              </w:rPr>
              <m:t>h</m:t>
            </m:r>
          </m:e>
          <m:sup>
            <m:r>
              <m:rPr>
                <m:sty m:val="p"/>
              </m:rPr>
              <w:rPr>
                <w:rFonts w:ascii="Cambria Math" w:hAnsi="Cambria Math" w:cs="Arial"/>
                <w:color w:val="000000" w:themeColor="text1"/>
                <w:lang w:val="en-GB"/>
              </w:rPr>
              <m:t>th</m:t>
            </m:r>
          </m:sup>
        </m:sSup>
      </m:oMath>
      <w:r w:rsidR="00763CCF" w:rsidRPr="009F35C2">
        <w:rPr>
          <w:rFonts w:asciiTheme="minorHAnsi" w:hAnsiTheme="minorHAnsi" w:cs="Arial"/>
          <w:color w:val="000000" w:themeColor="text1"/>
          <w:lang w:val="en-GB"/>
        </w:rPr>
        <w:t xml:space="preserve"> household on sampling day </w:t>
      </w:r>
      <m:oMath>
        <m:r>
          <m:rPr>
            <m:sty m:val="p"/>
          </m:rPr>
          <w:rPr>
            <w:rFonts w:ascii="Cambria Math" w:hAnsi="Cambria Math" w:cs="Arial"/>
            <w:color w:val="000000" w:themeColor="text1"/>
            <w:lang w:val="en-GB"/>
          </w:rPr>
          <m:t>d</m:t>
        </m:r>
      </m:oMath>
      <w:r w:rsidR="00763CCF" w:rsidRPr="009F35C2">
        <w:rPr>
          <w:rFonts w:asciiTheme="minorHAnsi" w:hAnsiTheme="minorHAnsi" w:cs="Arial"/>
          <w:color w:val="000000" w:themeColor="text1"/>
          <w:lang w:val="en-GB"/>
        </w:rPr>
        <w:t xml:space="preserve"> at site </w:t>
      </w:r>
      <m:oMath>
        <m:r>
          <m:rPr>
            <m:sty m:val="p"/>
          </m:rPr>
          <w:rPr>
            <w:rFonts w:ascii="Cambria Math" w:hAnsi="Cambria Math" w:cs="Arial"/>
            <w:color w:val="000000" w:themeColor="text1"/>
            <w:lang w:val="en-GB"/>
          </w:rPr>
          <m:t>n</m:t>
        </m:r>
      </m:oMath>
      <w:r w:rsidR="00763CCF" w:rsidRPr="009F35C2">
        <w:rPr>
          <w:rFonts w:asciiTheme="minorHAnsi" w:hAnsiTheme="minorHAnsi" w:cs="Arial"/>
          <w:color w:val="000000" w:themeColor="text1"/>
          <w:lang w:val="en-GB"/>
        </w:rPr>
        <w:t xml:space="preserve"> are assumed to arise from a </w:t>
      </w:r>
      <w:r w:rsidR="00763CCF" w:rsidRPr="006F0C8E">
        <w:rPr>
          <w:rFonts w:asciiTheme="minorHAnsi" w:hAnsiTheme="minorHAnsi" w:cs="Arial"/>
          <w:color w:val="000000" w:themeColor="text1"/>
          <w:lang w:val="en-GB"/>
        </w:rPr>
        <w:t>zero-inflated negative binomial (</w:t>
      </w:r>
      <w:r w:rsidR="00763CCF" w:rsidRPr="009F35C2">
        <w:rPr>
          <w:rFonts w:asciiTheme="minorHAnsi" w:hAnsiTheme="minorHAnsi" w:cs="Arial"/>
          <w:color w:val="000000" w:themeColor="text1"/>
          <w:lang w:val="en-GB"/>
        </w:rPr>
        <w:t>ZINB) distribution,</w:t>
      </w:r>
    </w:p>
    <w:p w14:paraId="4CC37D2B" w14:textId="77777777" w:rsidR="00763CCF" w:rsidRPr="006F0C8E" w:rsidRDefault="00763CCF" w:rsidP="00763CCF">
      <w:pPr>
        <w:spacing w:line="480" w:lineRule="auto"/>
        <w:rPr>
          <w:rFonts w:asciiTheme="minorHAnsi" w:hAnsiTheme="minorHAnsi" w:cs="Arial"/>
          <w:color w:val="000000" w:themeColor="text1"/>
          <w:lang w:val="en-GB"/>
        </w:rPr>
      </w:pPr>
    </w:p>
    <w:p w14:paraId="02A5B510" w14:textId="77777777" w:rsidR="00763CCF" w:rsidRPr="006F0C8E" w:rsidRDefault="00763CCF" w:rsidP="00763CCF">
      <w:pPr>
        <w:spacing w:line="480" w:lineRule="auto"/>
        <w:rPr>
          <w:rFonts w:asciiTheme="minorHAnsi" w:hAnsiTheme="minorHAnsi" w:cs="Arial"/>
          <w:color w:val="000000" w:themeColor="text1"/>
          <w:lang w:val="en-GB"/>
        </w:rPr>
      </w:pPr>
      <m:oMathPara>
        <m:oMath>
          <m:r>
            <m:rPr>
              <m:sty m:val="p"/>
            </m:rPr>
            <w:rPr>
              <w:rFonts w:ascii="Cambria Math" w:hAnsi="Cambria Math" w:cs="Arial"/>
              <w:color w:val="000000" w:themeColor="text1"/>
              <w:lang w:val="en-GB"/>
            </w:rPr>
            <w:lastRenderedPageBreak/>
            <m:t>P</m:t>
          </m:r>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Y=</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y</m:t>
                  </m:r>
                </m:e>
                <m:sub>
                  <m:r>
                    <m:rPr>
                      <m:sty m:val="p"/>
                    </m:rPr>
                    <w:rPr>
                      <w:rFonts w:ascii="Cambria Math" w:hAnsi="Cambria Math" w:cs="Arial"/>
                      <w:color w:val="000000" w:themeColor="text1"/>
                      <w:lang w:val="en-GB"/>
                    </w:rPr>
                    <m:t>h,d,n</m:t>
                  </m:r>
                </m:sub>
              </m:sSub>
            </m:e>
          </m:d>
          <m:r>
            <m:rPr>
              <m:sty m:val="p"/>
            </m:rPr>
            <w:rPr>
              <w:rFonts w:ascii="Cambria Math" w:hAnsi="Cambria Math" w:cs="Arial"/>
              <w:color w:val="000000" w:themeColor="text1"/>
              <w:lang w:val="en-GB"/>
            </w:rPr>
            <m:t xml:space="preserve">= </m:t>
          </m:r>
          <m:d>
            <m:dPr>
              <m:begChr m:val="{"/>
              <m:endChr m:val=""/>
              <m:ctrlPr>
                <w:rPr>
                  <w:rFonts w:ascii="Cambria Math" w:hAnsi="Cambria Math" w:cs="Arial"/>
                  <w:color w:val="000000" w:themeColor="text1"/>
                  <w:lang w:val="en-GB"/>
                </w:rPr>
              </m:ctrlPr>
            </m:dPr>
            <m:e>
              <m:eqArr>
                <m:eqArrPr>
                  <m:ctrlPr>
                    <w:rPr>
                      <w:rFonts w:ascii="Cambria Math" w:hAnsi="Cambria Math" w:cs="Arial"/>
                      <w:color w:val="000000" w:themeColor="text1"/>
                      <w:lang w:val="en-GB"/>
                    </w:rPr>
                  </m:ctrlPr>
                </m:eqArr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r>
                    <m:rPr>
                      <m:sty m:val="p"/>
                    </m:rPr>
                    <w:rPr>
                      <w:rFonts w:ascii="Cambria Math" w:hAnsi="Cambria Math" w:cs="Arial"/>
                      <w:color w:val="000000" w:themeColor="text1"/>
                      <w:lang w:val="en-GB"/>
                    </w:rPr>
                    <m:t>+</m:t>
                  </m:r>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1-</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e>
                  </m:d>
                  <m:sSup>
                    <m:sSupPr>
                      <m:ctrlPr>
                        <w:rPr>
                          <w:rFonts w:ascii="Cambria Math" w:hAnsi="Cambria Math" w:cs="Arial"/>
                          <w:color w:val="000000" w:themeColor="text1"/>
                          <w:lang w:val="en-GB"/>
                        </w:rPr>
                      </m:ctrlPr>
                    </m:sSupPr>
                    <m:e>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1+</m:t>
                          </m:r>
                          <m:f>
                            <m:fPr>
                              <m:ctrlPr>
                                <w:rPr>
                                  <w:rFonts w:ascii="Cambria Math" w:hAnsi="Cambria Math" w:cs="Arial"/>
                                  <w:color w:val="000000" w:themeColor="text1"/>
                                  <w:lang w:val="en-GB"/>
                                </w:rPr>
                              </m:ctrlPr>
                            </m:fPr>
                            <m:num>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num>
                            <m:den>
                              <m:r>
                                <m:rPr>
                                  <m:sty m:val="p"/>
                                </m:rPr>
                                <w:rPr>
                                  <w:rFonts w:ascii="Cambria Math" w:hAnsi="Cambria Math" w:cs="Arial"/>
                                  <w:color w:val="000000" w:themeColor="text1"/>
                                  <w:lang w:val="en-GB"/>
                                </w:rPr>
                                <m:t>τ</m:t>
                              </m:r>
                            </m:den>
                          </m:f>
                        </m:e>
                      </m:d>
                    </m:e>
                    <m:sup>
                      <m:r>
                        <m:rPr>
                          <m:sty m:val="p"/>
                        </m:rPr>
                        <w:rPr>
                          <w:rFonts w:ascii="Cambria Math" w:hAnsi="Cambria Math" w:cs="Arial"/>
                          <w:color w:val="000000" w:themeColor="text1"/>
                          <w:lang w:val="en-GB"/>
                        </w:rPr>
                        <m:t>-τ</m:t>
                      </m:r>
                    </m:sup>
                  </m:sSup>
                  <m:r>
                    <m:rPr>
                      <m:sty m:val="p"/>
                    </m:rPr>
                    <w:rPr>
                      <w:rFonts w:ascii="Cambria Math" w:hAnsi="Cambria Math" w:cs="Arial"/>
                      <w:color w:val="000000" w:themeColor="text1"/>
                      <w:lang w:val="en-GB"/>
                    </w:rPr>
                    <m:t>,                                                    y=0,</m:t>
                  </m:r>
                </m:e>
                <m:e>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1-</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e>
                  </m:d>
                  <m:f>
                    <m:fPr>
                      <m:ctrlPr>
                        <w:rPr>
                          <w:rFonts w:ascii="Cambria Math" w:hAnsi="Cambria Math" w:cs="Arial"/>
                          <w:color w:val="000000" w:themeColor="text1"/>
                          <w:lang w:val="en-GB"/>
                        </w:rPr>
                      </m:ctrlPr>
                    </m:fPr>
                    <m:num>
                      <m:r>
                        <m:rPr>
                          <m:sty m:val="p"/>
                        </m:rPr>
                        <w:rPr>
                          <w:rFonts w:ascii="Cambria Math" w:hAnsi="Cambria Math" w:cs="Arial"/>
                          <w:color w:val="000000" w:themeColor="text1"/>
                          <w:lang w:val="en-GB"/>
                        </w:rPr>
                        <m:t>Γ</m:t>
                      </m:r>
                      <m:d>
                        <m:dPr>
                          <m:ctrlPr>
                            <w:rPr>
                              <w:rFonts w:ascii="Cambria Math" w:hAnsi="Cambria Math" w:cs="Arial"/>
                              <w:color w:val="000000" w:themeColor="text1"/>
                              <w:lang w:val="en-GB"/>
                            </w:rPr>
                          </m:ctrlPr>
                        </m:d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y</m:t>
                              </m:r>
                            </m:e>
                            <m:sub>
                              <m:r>
                                <m:rPr>
                                  <m:sty m:val="p"/>
                                </m:rPr>
                                <w:rPr>
                                  <w:rFonts w:ascii="Cambria Math" w:hAnsi="Cambria Math" w:cs="Arial"/>
                                  <w:color w:val="000000" w:themeColor="text1"/>
                                  <w:lang w:val="en-GB"/>
                                </w:rPr>
                                <m:t>h,d,n</m:t>
                              </m:r>
                            </m:sub>
                          </m:sSub>
                          <m:r>
                            <m:rPr>
                              <m:sty m:val="p"/>
                            </m:rPr>
                            <w:rPr>
                              <w:rFonts w:ascii="Cambria Math" w:hAnsi="Cambria Math" w:cs="Arial"/>
                              <w:color w:val="000000" w:themeColor="text1"/>
                              <w:lang w:val="en-GB"/>
                            </w:rPr>
                            <m:t>+τ</m:t>
                          </m:r>
                        </m:e>
                      </m:d>
                    </m:num>
                    <m:den>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y</m:t>
                          </m:r>
                        </m:e>
                        <m:sub>
                          <m:r>
                            <m:rPr>
                              <m:sty m:val="p"/>
                            </m:rPr>
                            <w:rPr>
                              <w:rFonts w:ascii="Cambria Math" w:hAnsi="Cambria Math" w:cs="Arial"/>
                              <w:color w:val="000000" w:themeColor="text1"/>
                              <w:lang w:val="en-GB"/>
                            </w:rPr>
                            <m:t>h,d,n</m:t>
                          </m:r>
                        </m:sub>
                      </m:sSub>
                      <m:r>
                        <m:rPr>
                          <m:sty m:val="p"/>
                        </m:rPr>
                        <w:rPr>
                          <w:rFonts w:ascii="Cambria Math" w:hAnsi="Cambria Math" w:cs="Arial"/>
                          <w:color w:val="000000" w:themeColor="text1"/>
                          <w:lang w:val="en-GB"/>
                        </w:rPr>
                        <m:t>!Γ</m:t>
                      </m:r>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τ</m:t>
                          </m:r>
                        </m:e>
                      </m:d>
                    </m:den>
                  </m:f>
                  <m:sSup>
                    <m:sSupPr>
                      <m:ctrlPr>
                        <w:rPr>
                          <w:rFonts w:ascii="Cambria Math" w:hAnsi="Cambria Math" w:cs="Arial"/>
                          <w:color w:val="000000" w:themeColor="text1"/>
                          <w:lang w:val="en-GB"/>
                        </w:rPr>
                      </m:ctrlPr>
                    </m:sSupPr>
                    <m:e>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1+</m:t>
                          </m:r>
                          <m:f>
                            <m:fPr>
                              <m:ctrlPr>
                                <w:rPr>
                                  <w:rFonts w:ascii="Cambria Math" w:hAnsi="Cambria Math" w:cs="Arial"/>
                                  <w:color w:val="000000" w:themeColor="text1"/>
                                  <w:lang w:val="en-GB"/>
                                </w:rPr>
                              </m:ctrlPr>
                            </m:fPr>
                            <m:num>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num>
                            <m:den>
                              <m:r>
                                <m:rPr>
                                  <m:sty m:val="p"/>
                                </m:rPr>
                                <w:rPr>
                                  <w:rFonts w:ascii="Cambria Math" w:hAnsi="Cambria Math" w:cs="Arial"/>
                                  <w:color w:val="000000" w:themeColor="text1"/>
                                  <w:lang w:val="en-GB"/>
                                </w:rPr>
                                <m:t>τ</m:t>
                              </m:r>
                            </m:den>
                          </m:f>
                        </m:e>
                      </m:d>
                    </m:e>
                    <m:sup>
                      <m:r>
                        <m:rPr>
                          <m:sty m:val="p"/>
                        </m:rPr>
                        <w:rPr>
                          <w:rFonts w:ascii="Cambria Math" w:hAnsi="Cambria Math" w:cs="Arial"/>
                          <w:color w:val="000000" w:themeColor="text1"/>
                          <w:lang w:val="en-GB"/>
                        </w:rPr>
                        <m:t>-τ</m:t>
                      </m:r>
                    </m:sup>
                  </m:sSup>
                  <m:sSup>
                    <m:sSupPr>
                      <m:ctrlPr>
                        <w:rPr>
                          <w:rFonts w:ascii="Cambria Math" w:hAnsi="Cambria Math" w:cs="Arial"/>
                          <w:color w:val="000000" w:themeColor="text1"/>
                          <w:lang w:val="en-GB"/>
                        </w:rPr>
                      </m:ctrlPr>
                    </m:sSupPr>
                    <m:e>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1+</m:t>
                          </m:r>
                          <m:f>
                            <m:fPr>
                              <m:ctrlPr>
                                <w:rPr>
                                  <w:rFonts w:ascii="Cambria Math" w:hAnsi="Cambria Math" w:cs="Arial"/>
                                  <w:color w:val="000000" w:themeColor="text1"/>
                                  <w:lang w:val="en-GB"/>
                                </w:rPr>
                              </m:ctrlPr>
                            </m:fPr>
                            <m:num>
                              <m:r>
                                <m:rPr>
                                  <m:sty m:val="p"/>
                                </m:rPr>
                                <w:rPr>
                                  <w:rFonts w:ascii="Cambria Math" w:hAnsi="Cambria Math" w:cs="Arial"/>
                                  <w:color w:val="000000" w:themeColor="text1"/>
                                  <w:lang w:val="en-GB"/>
                                </w:rPr>
                                <m:t>τ</m:t>
                              </m:r>
                            </m:num>
                            <m:den>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den>
                          </m:f>
                        </m:e>
                      </m:d>
                    </m:e>
                    <m:sup>
                      <m:r>
                        <m:rPr>
                          <m:sty m:val="p"/>
                        </m:rPr>
                        <w:rPr>
                          <w:rFonts w:ascii="Cambria Math" w:hAnsi="Cambria Math" w:cs="Arial"/>
                          <w:color w:val="000000" w:themeColor="text1"/>
                          <w:lang w:val="en-GB"/>
                        </w:rPr>
                        <m:t>-</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y</m:t>
                          </m:r>
                        </m:e>
                        <m:sub>
                          <m:r>
                            <m:rPr>
                              <m:sty m:val="p"/>
                            </m:rPr>
                            <w:rPr>
                              <w:rFonts w:ascii="Cambria Math" w:hAnsi="Cambria Math" w:cs="Arial"/>
                              <w:color w:val="000000" w:themeColor="text1"/>
                              <w:lang w:val="en-GB"/>
                            </w:rPr>
                            <m:t>h,d,n</m:t>
                          </m:r>
                        </m:sub>
                      </m:sSub>
                    </m:sup>
                  </m:sSup>
                  <m:r>
                    <m:rPr>
                      <m:sty m:val="p"/>
                    </m:rPr>
                    <w:rPr>
                      <w:rFonts w:ascii="Cambria Math" w:hAnsi="Cambria Math" w:cs="Arial"/>
                      <w:color w:val="000000" w:themeColor="text1"/>
                      <w:lang w:val="en-GB"/>
                    </w:rPr>
                    <m:t>,        y&gt;0,</m:t>
                  </m:r>
                </m:e>
              </m:eqArr>
            </m:e>
          </m:d>
        </m:oMath>
      </m:oMathPara>
    </w:p>
    <w:p w14:paraId="2A1FE382" w14:textId="77777777" w:rsidR="00763CCF" w:rsidRPr="006F0C8E" w:rsidRDefault="00763CCF" w:rsidP="00763CCF">
      <w:pPr>
        <w:spacing w:line="480" w:lineRule="auto"/>
        <w:rPr>
          <w:rFonts w:asciiTheme="minorHAnsi" w:hAnsiTheme="minorHAnsi" w:cs="Arial"/>
          <w:color w:val="000000" w:themeColor="text1"/>
          <w:lang w:val="en-GB"/>
        </w:rPr>
      </w:pPr>
    </w:p>
    <w:p w14:paraId="2467AAA7" w14:textId="77777777" w:rsidR="00763CCF" w:rsidRPr="006F0C8E" w:rsidRDefault="00763CCF" w:rsidP="00763CCF">
      <w:pPr>
        <w:spacing w:line="480" w:lineRule="auto"/>
        <w:rPr>
          <w:rFonts w:asciiTheme="minorHAnsi" w:hAnsiTheme="minorHAnsi" w:cs="Arial"/>
          <w:color w:val="000000" w:themeColor="text1"/>
          <w:lang w:val="en-GB"/>
        </w:rPr>
      </w:pPr>
      <w:r w:rsidRPr="006F0C8E">
        <w:rPr>
          <w:rFonts w:asciiTheme="minorHAnsi" w:hAnsiTheme="minorHAnsi" w:cs="Arial"/>
          <w:color w:val="000000" w:themeColor="text1"/>
          <w:lang w:val="en-GB"/>
        </w:rPr>
        <w:t xml:space="preserve">where </w:t>
      </w:r>
      <m:oMath>
        <m:r>
          <m:rPr>
            <m:sty m:val="p"/>
          </m:rPr>
          <w:rPr>
            <w:rFonts w:ascii="Cambria Math" w:hAnsi="Cambria Math" w:cs="Arial"/>
            <w:color w:val="000000" w:themeColor="text1"/>
            <w:lang w:val="en-GB"/>
          </w:rPr>
          <m:t>τ&gt;0</m:t>
        </m:r>
      </m:oMath>
      <w:r w:rsidRPr="006F0C8E">
        <w:rPr>
          <w:rFonts w:asciiTheme="minorHAnsi" w:hAnsiTheme="minorHAnsi" w:cs="Arial"/>
          <w:color w:val="000000" w:themeColor="text1"/>
          <w:lang w:val="en-GB"/>
        </w:rPr>
        <w:t xml:space="preserve"> is a shape parameter quantifying the amount of overdispersion. Note that </w:t>
      </w:r>
      <m:oMath>
        <m:r>
          <m:rPr>
            <m:sty m:val="p"/>
          </m:rPr>
          <w:rPr>
            <w:rFonts w:ascii="Cambria Math" w:hAnsi="Cambria Math" w:cs="Arial"/>
            <w:color w:val="000000" w:themeColor="text1"/>
            <w:lang w:val="en-GB"/>
          </w:rPr>
          <m:t>P</m:t>
        </m:r>
        <m:d>
          <m:dPr>
            <m:ctrlPr>
              <w:rPr>
                <w:rFonts w:ascii="Cambria Math" w:hAnsi="Cambria Math" w:cs="Arial"/>
                <w:color w:val="000000" w:themeColor="text1"/>
                <w:lang w:val="en-GB"/>
              </w:rPr>
            </m:ctrlPr>
          </m:dPr>
          <m:e>
            <m:r>
              <m:rPr>
                <m:sty m:val="p"/>
              </m:rPr>
              <w:rPr>
                <w:rFonts w:ascii="Cambria Math" w:hAnsi="Cambria Math" w:cs="Arial"/>
                <w:color w:val="000000" w:themeColor="text1"/>
                <w:lang w:val="en-GB"/>
              </w:rPr>
              <m:t>Y=</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y</m:t>
                </m:r>
              </m:e>
              <m:sub>
                <m:r>
                  <m:rPr>
                    <m:sty m:val="p"/>
                  </m:rPr>
                  <w:rPr>
                    <w:rFonts w:ascii="Cambria Math" w:hAnsi="Cambria Math" w:cs="Arial"/>
                    <w:color w:val="000000" w:themeColor="text1"/>
                    <w:lang w:val="en-GB"/>
                  </w:rPr>
                  <m:t>h,d,n</m:t>
                </m:r>
              </m:sub>
            </m:sSub>
          </m:e>
        </m:d>
      </m:oMath>
      <w:r w:rsidRPr="006F0C8E">
        <w:rPr>
          <w:rFonts w:asciiTheme="minorHAnsi" w:hAnsiTheme="minorHAnsi" w:cs="Arial"/>
          <w:color w:val="000000" w:themeColor="text1"/>
          <w:lang w:val="en-GB"/>
        </w:rPr>
        <w:t xml:space="preserve"> is a function of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and </w:t>
      </w:r>
      <m:oMath>
        <m:r>
          <m:rPr>
            <m:sty m:val="p"/>
          </m:rPr>
          <w:rPr>
            <w:rFonts w:ascii="Cambria Math" w:hAnsi="Cambria Math" w:cs="Arial"/>
            <w:color w:val="000000" w:themeColor="text1"/>
            <w:lang w:val="en-GB"/>
          </w:rPr>
          <m:t>τ</m:t>
        </m:r>
      </m:oMath>
      <w:r w:rsidRPr="006F0C8E">
        <w:rPr>
          <w:rFonts w:asciiTheme="minorHAnsi" w:hAnsiTheme="minorHAnsi" w:cs="Arial"/>
          <w:color w:val="000000" w:themeColor="text1"/>
          <w:lang w:val="en-GB"/>
        </w:rPr>
        <w:t xml:space="preserve">. The parameters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and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can be modeled as a function of a set of explanatory variables. For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it is common to use a logistic regression with a logit link function, as it describes a binomial process. A log link function is used to model the dependence of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on a differe</w:t>
      </w:r>
      <w:proofErr w:type="spellStart"/>
      <w:r w:rsidRPr="006F0C8E">
        <w:rPr>
          <w:rFonts w:asciiTheme="minorHAnsi" w:hAnsiTheme="minorHAnsi" w:cs="Arial"/>
          <w:color w:val="000000" w:themeColor="text1"/>
          <w:lang w:val="en-GB"/>
        </w:rPr>
        <w:t>nt</w:t>
      </w:r>
      <w:proofErr w:type="spellEnd"/>
      <w:r w:rsidRPr="006F0C8E">
        <w:rPr>
          <w:rFonts w:asciiTheme="minorHAnsi" w:hAnsiTheme="minorHAnsi" w:cs="Arial"/>
          <w:color w:val="000000" w:themeColor="text1"/>
          <w:lang w:val="en-GB"/>
        </w:rPr>
        <w:t xml:space="preserve"> (or same) set of covariates. The log link function ensures that the estimated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will not be negative, regardless of parameter values. In our case, we model the dependence of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and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on the same set of explanatory variables.</w:t>
      </w:r>
    </w:p>
    <w:p w14:paraId="380A8A88" w14:textId="77777777" w:rsidR="00763CCF" w:rsidRPr="006F0C8E" w:rsidRDefault="00763CCF" w:rsidP="00763CCF">
      <w:pPr>
        <w:spacing w:line="480" w:lineRule="auto"/>
        <w:rPr>
          <w:rFonts w:asciiTheme="minorHAnsi" w:hAnsiTheme="minorHAnsi" w:cs="Arial"/>
          <w:color w:val="000000" w:themeColor="text1"/>
          <w:lang w:val="en-GB"/>
        </w:rPr>
      </w:pPr>
    </w:p>
    <w:p w14:paraId="07715049" w14:textId="77777777" w:rsidR="00763CCF" w:rsidRPr="006F0C8E" w:rsidRDefault="00763CCF" w:rsidP="00763CCF">
      <w:pPr>
        <w:spacing w:line="480" w:lineRule="auto"/>
        <w:rPr>
          <w:rFonts w:asciiTheme="minorHAnsi" w:hAnsiTheme="minorHAnsi" w:cs="Arial"/>
          <w:color w:val="000000" w:themeColor="text1"/>
          <w:lang w:val="en-GB"/>
        </w:rPr>
      </w:pPr>
      <m:oMath>
        <m:r>
          <m:rPr>
            <m:sty m:val="p"/>
          </m:rPr>
          <w:rPr>
            <w:rFonts w:ascii="Cambria Math" w:hAnsi="Cambria Math" w:cs="Arial"/>
            <w:color w:val="000000" w:themeColor="text1"/>
            <w:lang w:val="en-GB"/>
          </w:rPr>
          <m:t>logit</m:t>
        </m:r>
        <m:d>
          <m:dPr>
            <m:ctrlPr>
              <w:rPr>
                <w:rFonts w:ascii="Cambria Math" w:hAnsi="Cambria Math" w:cs="Arial"/>
                <w:color w:val="000000" w:themeColor="text1"/>
                <w:lang w:val="en-GB"/>
              </w:rPr>
            </m:ctrlPr>
          </m:d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π</m:t>
                </m:r>
              </m:e>
              <m:sub>
                <m:r>
                  <m:rPr>
                    <m:sty m:val="p"/>
                  </m:rPr>
                  <w:rPr>
                    <w:rFonts w:ascii="Cambria Math" w:hAnsi="Cambria Math" w:cs="Arial"/>
                    <w:color w:val="000000" w:themeColor="text1"/>
                    <w:lang w:val="en-GB"/>
                  </w:rPr>
                  <m:t>h,d,n</m:t>
                </m:r>
              </m:sub>
            </m:sSub>
          </m:e>
        </m:d>
        <m:r>
          <m:rPr>
            <m:sty m:val="p"/>
          </m:rPr>
          <w:rPr>
            <w:rFonts w:ascii="Cambria Math" w:hAnsi="Cambria Math" w:cs="Arial"/>
            <w:color w:val="000000" w:themeColor="text1"/>
            <w:lang w:val="en-GB"/>
          </w:rPr>
          <m:t xml:space="preserve">= </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a</m:t>
            </m:r>
          </m:e>
          <m:sub>
            <m:r>
              <m:rPr>
                <m:sty m:val="p"/>
              </m:rPr>
              <w:rPr>
                <w:rFonts w:ascii="Cambria Math" w:hAnsi="Cambria Math" w:cs="Arial"/>
                <w:color w:val="000000" w:themeColor="text1"/>
                <w:lang w:val="en-GB"/>
              </w:rPr>
              <m:t>h,n</m:t>
            </m:r>
          </m:sub>
        </m:sSub>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ID</m:t>
            </m:r>
          </m:e>
          <m:sub>
            <m:r>
              <m:rPr>
                <m:sty m:val="p"/>
              </m:rPr>
              <w:rPr>
                <w:rFonts w:ascii="Cambria Math" w:hAnsi="Cambria Math" w:cs="Arial"/>
                <w:color w:val="000000" w:themeColor="text1"/>
                <w:lang w:val="en-GB"/>
              </w:rPr>
              <m:t>h,n</m:t>
            </m:r>
          </m:sub>
        </m:sSub>
        <m:r>
          <m:rPr>
            <m:sty m:val="p"/>
          </m:rPr>
          <w:rPr>
            <w:rFonts w:ascii="Cambria Math" w:hAnsi="Cambria Math" w:cs="Arial"/>
            <w:color w:val="000000" w:themeColor="text1"/>
            <w:lang w:val="en-GB"/>
          </w:rPr>
          <m:t>+f</m:t>
        </m:r>
        <m:d>
          <m:dPr>
            <m:ctrlPr>
              <w:rPr>
                <w:rFonts w:ascii="Cambria Math" w:hAnsi="Cambria Math" w:cs="Arial"/>
                <w:color w:val="000000" w:themeColor="text1"/>
                <w:lang w:val="en-GB"/>
              </w:rPr>
            </m:ctrlPr>
          </m:d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t</m:t>
                </m:r>
              </m:e>
              <m:sub>
                <m:r>
                  <m:rPr>
                    <m:sty m:val="p"/>
                  </m:rPr>
                  <w:rPr>
                    <w:rFonts w:ascii="Cambria Math" w:hAnsi="Cambria Math" w:cs="Arial"/>
                    <w:color w:val="000000" w:themeColor="text1"/>
                    <w:lang w:val="en-GB"/>
                  </w:rPr>
                  <m:t>d,n</m:t>
                </m:r>
              </m:sub>
            </m:sSub>
          </m:e>
        </m:d>
        <m:r>
          <m:rPr>
            <m:sty m:val="p"/>
          </m:rPr>
          <w:rPr>
            <w:rFonts w:ascii="Cambria Math" w:hAnsi="Cambria Math" w:cs="Arial"/>
            <w:color w:val="000000" w:themeColor="text1"/>
            <w:lang w:val="en-GB"/>
          </w:rPr>
          <m:t xml:space="preserve">+ </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ϵ</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w:t>
      </w:r>
    </w:p>
    <w:p w14:paraId="2121C1EF" w14:textId="77777777" w:rsidR="00763CCF" w:rsidRPr="006F0C8E" w:rsidRDefault="00763CCF" w:rsidP="00763CCF">
      <w:pPr>
        <w:spacing w:line="480" w:lineRule="auto"/>
        <w:rPr>
          <w:rFonts w:asciiTheme="minorHAnsi" w:hAnsiTheme="minorHAnsi" w:cs="Arial"/>
          <w:color w:val="000000" w:themeColor="text1"/>
          <w:lang w:val="en-GB"/>
        </w:rPr>
      </w:pPr>
    </w:p>
    <w:p w14:paraId="2719B741" w14:textId="77777777" w:rsidR="00763CCF" w:rsidRPr="006F0C8E" w:rsidRDefault="00763CCF" w:rsidP="00763CCF">
      <w:pPr>
        <w:spacing w:line="480" w:lineRule="auto"/>
        <w:rPr>
          <w:rFonts w:asciiTheme="minorHAnsi" w:hAnsiTheme="minorHAnsi" w:cs="Arial"/>
          <w:color w:val="000000" w:themeColor="text1"/>
          <w:lang w:val="en-GB"/>
        </w:rPr>
      </w:pPr>
      <m:oMathPara>
        <m:oMath>
          <m:r>
            <m:rPr>
              <m:sty m:val="p"/>
            </m:rPr>
            <w:rPr>
              <w:rFonts w:ascii="Cambria Math" w:hAnsi="Cambria Math" w:cs="Arial"/>
              <w:color w:val="000000" w:themeColor="text1"/>
              <w:lang w:val="en-GB"/>
            </w:rPr>
            <m:t>log</m:t>
          </m:r>
          <m:d>
            <m:dPr>
              <m:ctrlPr>
                <w:rPr>
                  <w:rFonts w:ascii="Cambria Math" w:hAnsi="Cambria Math" w:cs="Arial"/>
                  <w:color w:val="000000" w:themeColor="text1"/>
                  <w:lang w:val="en-GB"/>
                </w:rPr>
              </m:ctrlPr>
            </m:d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λ</m:t>
                  </m:r>
                </m:e>
                <m:sub>
                  <m:r>
                    <m:rPr>
                      <m:sty m:val="p"/>
                    </m:rPr>
                    <w:rPr>
                      <w:rFonts w:ascii="Cambria Math" w:hAnsi="Cambria Math" w:cs="Arial"/>
                      <w:color w:val="000000" w:themeColor="text1"/>
                      <w:lang w:val="en-GB"/>
                    </w:rPr>
                    <m:t>h,d,n</m:t>
                  </m:r>
                </m:sub>
              </m:sSub>
            </m:e>
          </m:d>
          <m:r>
            <m:rPr>
              <m:sty m:val="p"/>
            </m:rPr>
            <w:rPr>
              <w:rFonts w:ascii="Cambria Math" w:hAnsi="Cambria Math" w:cs="Arial"/>
              <w:color w:val="000000" w:themeColor="text1"/>
              <w:lang w:val="en-GB"/>
            </w:rPr>
            <m:t xml:space="preserve">= </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a</m:t>
              </m:r>
            </m:e>
            <m:sub>
              <m:r>
                <m:rPr>
                  <m:sty m:val="p"/>
                </m:rPr>
                <w:rPr>
                  <w:rFonts w:ascii="Cambria Math" w:hAnsi="Cambria Math" w:cs="Arial"/>
                  <w:color w:val="000000" w:themeColor="text1"/>
                  <w:lang w:val="en-GB"/>
                </w:rPr>
                <m:t>h,n</m:t>
              </m:r>
            </m:sub>
          </m:sSub>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ID</m:t>
              </m:r>
            </m:e>
            <m:sub>
              <m:r>
                <m:rPr>
                  <m:sty m:val="p"/>
                </m:rPr>
                <w:rPr>
                  <w:rFonts w:ascii="Cambria Math" w:hAnsi="Cambria Math" w:cs="Arial"/>
                  <w:color w:val="000000" w:themeColor="text1"/>
                  <w:lang w:val="en-GB"/>
                </w:rPr>
                <m:t>h,n</m:t>
              </m:r>
            </m:sub>
          </m:sSub>
          <m:r>
            <m:rPr>
              <m:sty m:val="p"/>
            </m:rPr>
            <w:rPr>
              <w:rFonts w:ascii="Cambria Math" w:hAnsi="Cambria Math" w:cs="Arial"/>
              <w:color w:val="000000" w:themeColor="text1"/>
              <w:lang w:val="en-GB"/>
            </w:rPr>
            <m:t>+f</m:t>
          </m:r>
          <m:d>
            <m:dPr>
              <m:ctrlPr>
                <w:rPr>
                  <w:rFonts w:ascii="Cambria Math" w:hAnsi="Cambria Math" w:cs="Arial"/>
                  <w:color w:val="000000" w:themeColor="text1"/>
                  <w:lang w:val="en-GB"/>
                </w:rPr>
              </m:ctrlPr>
            </m:d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t</m:t>
                  </m:r>
                </m:e>
                <m:sub>
                  <m:r>
                    <m:rPr>
                      <m:sty m:val="p"/>
                    </m:rPr>
                    <w:rPr>
                      <w:rFonts w:ascii="Cambria Math" w:hAnsi="Cambria Math" w:cs="Arial"/>
                      <w:color w:val="000000" w:themeColor="text1"/>
                      <w:lang w:val="en-GB"/>
                    </w:rPr>
                    <m:t>d,n</m:t>
                  </m:r>
                </m:sub>
              </m:sSub>
            </m:e>
          </m:d>
          <m:r>
            <m:rPr>
              <m:sty m:val="p"/>
            </m:rPr>
            <w:rPr>
              <w:rFonts w:ascii="Cambria Math" w:hAnsi="Cambria Math" w:cs="Arial"/>
              <w:color w:val="000000" w:themeColor="text1"/>
              <w:lang w:val="en-GB"/>
            </w:rPr>
            <m:t xml:space="preserve">+ </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ϵ</m:t>
              </m:r>
            </m:e>
            <m:sub>
              <m:r>
                <m:rPr>
                  <m:sty m:val="p"/>
                </m:rPr>
                <w:rPr>
                  <w:rFonts w:ascii="Cambria Math" w:hAnsi="Cambria Math" w:cs="Arial"/>
                  <w:color w:val="000000" w:themeColor="text1"/>
                  <w:lang w:val="en-GB"/>
                </w:rPr>
                <m:t>h,d,n</m:t>
              </m:r>
            </m:sub>
          </m:sSub>
          <m:r>
            <m:rPr>
              <m:sty m:val="p"/>
            </m:rPr>
            <w:rPr>
              <w:rFonts w:ascii="Cambria Math" w:hAnsi="Cambria Math" w:cs="Arial"/>
              <w:color w:val="000000" w:themeColor="text1"/>
              <w:lang w:val="en-GB"/>
            </w:rPr>
            <m:t>.</m:t>
          </m:r>
        </m:oMath>
      </m:oMathPara>
    </w:p>
    <w:p w14:paraId="209812C1" w14:textId="77777777" w:rsidR="00763CCF" w:rsidRPr="006F0C8E" w:rsidRDefault="00763CCF" w:rsidP="00763CCF">
      <w:pPr>
        <w:spacing w:line="480" w:lineRule="auto"/>
        <w:rPr>
          <w:rFonts w:asciiTheme="minorHAnsi" w:hAnsiTheme="minorHAnsi" w:cs="Arial"/>
          <w:color w:val="000000" w:themeColor="text1"/>
          <w:lang w:val="en-GB"/>
        </w:rPr>
      </w:pPr>
    </w:p>
    <w:p w14:paraId="05143D4D" w14:textId="259E99AA" w:rsidR="00763CCF" w:rsidRPr="006F0C8E" w:rsidRDefault="00763CCF" w:rsidP="002A5ED8">
      <w:pPr>
        <w:spacing w:line="480" w:lineRule="auto"/>
        <w:ind w:firstLine="720"/>
        <w:rPr>
          <w:rFonts w:asciiTheme="minorHAnsi" w:hAnsiTheme="minorHAnsi" w:cs="Arial"/>
          <w:color w:val="000000" w:themeColor="text1"/>
          <w:lang w:val="en-GB"/>
        </w:rPr>
      </w:pPr>
      <w:r w:rsidRPr="006F0C8E">
        <w:rPr>
          <w:rFonts w:asciiTheme="minorHAnsi" w:hAnsiTheme="minorHAnsi" w:cs="Arial"/>
          <w:color w:val="000000" w:themeColor="text1"/>
          <w:lang w:val="en-GB"/>
        </w:rPr>
        <w:t xml:space="preserve">Here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ID</m:t>
            </m:r>
          </m:e>
          <m:sub>
            <m:r>
              <m:rPr>
                <m:sty m:val="p"/>
              </m:rPr>
              <w:rPr>
                <w:rFonts w:ascii="Cambria Math" w:hAnsi="Cambria Math" w:cs="Arial"/>
                <w:color w:val="000000" w:themeColor="text1"/>
                <w:lang w:val="en-GB"/>
              </w:rPr>
              <m:t>h,n</m:t>
            </m:r>
          </m:sub>
        </m:sSub>
      </m:oMath>
      <w:r w:rsidRPr="006F0C8E">
        <w:rPr>
          <w:rFonts w:asciiTheme="minorHAnsi" w:hAnsiTheme="minorHAnsi" w:cs="Arial"/>
          <w:color w:val="000000" w:themeColor="text1"/>
          <w:lang w:val="en-GB"/>
        </w:rPr>
        <w:t xml:space="preserve"> denotes the </w:t>
      </w:r>
      <m:oMath>
        <m:sSup>
          <m:sSupPr>
            <m:ctrlPr>
              <w:rPr>
                <w:rFonts w:ascii="Cambria Math" w:hAnsi="Cambria Math" w:cs="Arial"/>
                <w:color w:val="000000" w:themeColor="text1"/>
                <w:lang w:val="en-GB"/>
              </w:rPr>
            </m:ctrlPr>
          </m:sSupPr>
          <m:e>
            <m:r>
              <m:rPr>
                <m:sty m:val="p"/>
              </m:rPr>
              <w:rPr>
                <w:rFonts w:ascii="Cambria Math" w:hAnsi="Cambria Math" w:cs="Arial"/>
                <w:color w:val="000000" w:themeColor="text1"/>
                <w:lang w:val="en-GB"/>
              </w:rPr>
              <m:t>h</m:t>
            </m:r>
          </m:e>
          <m:sup>
            <m:r>
              <m:rPr>
                <m:sty m:val="p"/>
              </m:rPr>
              <w:rPr>
                <w:rFonts w:ascii="Cambria Math" w:hAnsi="Cambria Math" w:cs="Arial"/>
                <w:color w:val="000000" w:themeColor="text1"/>
                <w:lang w:val="en-GB"/>
              </w:rPr>
              <m:t>th</m:t>
            </m:r>
          </m:sup>
        </m:sSup>
      </m:oMath>
      <w:r w:rsidRPr="009F35C2">
        <w:rPr>
          <w:rFonts w:asciiTheme="minorHAnsi" w:hAnsiTheme="minorHAnsi" w:cs="Arial"/>
          <w:color w:val="000000" w:themeColor="text1"/>
          <w:lang w:val="en-GB"/>
        </w:rPr>
        <w:t xml:space="preserve"> household</w:t>
      </w:r>
      <w:r w:rsidRPr="006F0C8E">
        <w:rPr>
          <w:rFonts w:asciiTheme="minorHAnsi" w:hAnsiTheme="minorHAnsi" w:cs="Arial"/>
          <w:color w:val="000000" w:themeColor="text1"/>
          <w:lang w:val="en-GB"/>
        </w:rPr>
        <w:t xml:space="preserve"> at site </w:t>
      </w:r>
      <m:oMath>
        <m:r>
          <m:rPr>
            <m:sty m:val="p"/>
          </m:rPr>
          <w:rPr>
            <w:rFonts w:ascii="Cambria Math" w:hAnsi="Cambria Math" w:cs="Arial"/>
            <w:color w:val="000000" w:themeColor="text1"/>
            <w:lang w:val="en-GB"/>
          </w:rPr>
          <m:t>n</m:t>
        </m:r>
      </m:oMath>
      <w:r w:rsidRPr="009F35C2">
        <w:rPr>
          <w:rFonts w:asciiTheme="minorHAnsi" w:hAnsiTheme="minorHAnsi" w:cs="Arial"/>
          <w:color w:val="000000" w:themeColor="text1"/>
          <w:lang w:val="en-GB"/>
        </w:rPr>
        <w:t xml:space="preserve">;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a</m:t>
            </m:r>
          </m:e>
          <m:sub>
            <m:r>
              <m:rPr>
                <m:sty m:val="p"/>
              </m:rPr>
              <w:rPr>
                <w:rFonts w:ascii="Cambria Math" w:hAnsi="Cambria Math" w:cs="Arial"/>
                <w:color w:val="000000" w:themeColor="text1"/>
                <w:lang w:val="en-GB"/>
              </w:rPr>
              <m:t>h,n</m:t>
            </m:r>
          </m:sub>
        </m:sSub>
      </m:oMath>
      <w:r w:rsidRPr="006F0C8E">
        <w:rPr>
          <w:rFonts w:asciiTheme="minorHAnsi" w:hAnsiTheme="minorHAnsi" w:cs="Arial"/>
          <w:color w:val="000000" w:themeColor="text1"/>
          <w:lang w:val="en-GB"/>
        </w:rPr>
        <w:t xml:space="preserve"> quantifies the effects of household biting of the </w:t>
      </w:r>
      <m:oMath>
        <m:sSup>
          <m:sSupPr>
            <m:ctrlPr>
              <w:rPr>
                <w:rFonts w:ascii="Cambria Math" w:hAnsi="Cambria Math" w:cs="Arial"/>
                <w:color w:val="000000" w:themeColor="text1"/>
                <w:lang w:val="en-GB"/>
              </w:rPr>
            </m:ctrlPr>
          </m:sSupPr>
          <m:e>
            <m:r>
              <m:rPr>
                <m:sty m:val="p"/>
              </m:rPr>
              <w:rPr>
                <w:rFonts w:ascii="Cambria Math" w:hAnsi="Cambria Math" w:cs="Arial"/>
                <w:color w:val="000000" w:themeColor="text1"/>
                <w:lang w:val="en-GB"/>
              </w:rPr>
              <m:t>h</m:t>
            </m:r>
          </m:e>
          <m:sup>
            <m:r>
              <m:rPr>
                <m:sty m:val="p"/>
              </m:rPr>
              <w:rPr>
                <w:rFonts w:ascii="Cambria Math" w:hAnsi="Cambria Math" w:cs="Arial"/>
                <w:color w:val="000000" w:themeColor="text1"/>
                <w:lang w:val="en-GB"/>
              </w:rPr>
              <m:t>th</m:t>
            </m:r>
          </m:sup>
        </m:sSup>
      </m:oMath>
      <w:r w:rsidRPr="009F35C2">
        <w:rPr>
          <w:rFonts w:asciiTheme="minorHAnsi" w:hAnsiTheme="minorHAnsi" w:cs="Arial"/>
          <w:color w:val="000000" w:themeColor="text1"/>
          <w:lang w:val="en-GB"/>
        </w:rPr>
        <w:t xml:space="preserve"> household</w:t>
      </w:r>
      <w:r w:rsidRPr="006F0C8E">
        <w:rPr>
          <w:rFonts w:asciiTheme="minorHAnsi" w:hAnsiTheme="minorHAnsi" w:cs="Arial"/>
          <w:color w:val="000000" w:themeColor="text1"/>
          <w:lang w:val="en-GB"/>
        </w:rPr>
        <w:t xml:space="preserve"> at site </w:t>
      </w:r>
      <m:oMath>
        <m:r>
          <m:rPr>
            <m:sty m:val="p"/>
          </m:rPr>
          <w:rPr>
            <w:rFonts w:ascii="Cambria Math" w:hAnsi="Cambria Math" w:cs="Arial"/>
            <w:color w:val="000000" w:themeColor="text1"/>
            <w:lang w:val="en-GB"/>
          </w:rPr>
          <m:t>n</m:t>
        </m:r>
      </m:oMath>
      <w:r w:rsidRPr="006F0C8E">
        <w:rPr>
          <w:rFonts w:asciiTheme="minorHAnsi" w:hAnsiTheme="minorHAnsi" w:cs="Arial"/>
          <w:color w:val="000000" w:themeColor="text1"/>
          <w:lang w:val="en-GB"/>
        </w:rPr>
        <w:t xml:space="preserve">;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t</m:t>
            </m:r>
          </m:e>
          <m:sub>
            <m:r>
              <m:rPr>
                <m:sty m:val="p"/>
              </m:rPr>
              <w:rPr>
                <w:rFonts w:ascii="Cambria Math" w:hAnsi="Cambria Math" w:cs="Arial"/>
                <w:color w:val="000000" w:themeColor="text1"/>
                <w:lang w:val="en-GB"/>
              </w:rPr>
              <m:t>d,n</m:t>
            </m:r>
          </m:sub>
        </m:sSub>
      </m:oMath>
      <w:r w:rsidRPr="006F0C8E">
        <w:rPr>
          <w:rFonts w:asciiTheme="minorHAnsi" w:hAnsiTheme="minorHAnsi" w:cs="Arial"/>
          <w:color w:val="000000" w:themeColor="text1"/>
          <w:lang w:val="en-GB"/>
        </w:rPr>
        <w:t xml:space="preserve"> denotes sampling day </w:t>
      </w:r>
      <m:oMath>
        <m:r>
          <m:rPr>
            <m:sty m:val="p"/>
          </m:rPr>
          <w:rPr>
            <w:rFonts w:ascii="Cambria Math" w:hAnsi="Cambria Math" w:cs="Arial"/>
            <w:color w:val="000000" w:themeColor="text1"/>
            <w:lang w:val="en-GB"/>
          </w:rPr>
          <m:t>d</m:t>
        </m:r>
      </m:oMath>
      <w:r w:rsidRPr="009F35C2">
        <w:rPr>
          <w:rFonts w:asciiTheme="minorHAnsi" w:hAnsiTheme="minorHAnsi" w:cs="Arial"/>
          <w:color w:val="000000" w:themeColor="text1"/>
          <w:lang w:val="en-GB"/>
        </w:rPr>
        <w:t xml:space="preserve"> at site </w:t>
      </w:r>
      <m:oMath>
        <m:r>
          <m:rPr>
            <m:sty m:val="p"/>
          </m:rPr>
          <w:rPr>
            <w:rFonts w:ascii="Cambria Math" w:hAnsi="Cambria Math" w:cs="Arial"/>
            <w:color w:val="000000" w:themeColor="text1"/>
            <w:lang w:val="en-GB"/>
          </w:rPr>
          <m:t>n</m:t>
        </m:r>
      </m:oMath>
      <w:r w:rsidRPr="009F35C2">
        <w:rPr>
          <w:rFonts w:asciiTheme="minorHAnsi" w:hAnsiTheme="minorHAnsi" w:cs="Arial"/>
          <w:color w:val="000000" w:themeColor="text1"/>
          <w:lang w:val="en-GB"/>
        </w:rPr>
        <w:t xml:space="preserve"> which is modeled as random effects; and </w:t>
      </w:r>
      <w:r w:rsidRPr="006F0C8E">
        <w:rPr>
          <w:rFonts w:asciiTheme="minorHAnsi" w:hAnsiTheme="minorHAnsi" w:cs="Arial"/>
          <w:color w:val="000000" w:themeColor="text1"/>
          <w:lang w:val="en-GB"/>
        </w:rPr>
        <w:t xml:space="preserve">the random effects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ϵ</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are </w:t>
      </w:r>
      <w:r w:rsidRPr="009F35C2">
        <w:rPr>
          <w:rFonts w:asciiTheme="minorHAnsi" w:hAnsiTheme="minorHAnsi" w:cs="Arial"/>
          <w:color w:val="000000" w:themeColor="text1"/>
          <w:lang w:val="en-GB"/>
        </w:rPr>
        <w:t>environmental stochasticity and sampling errors (a random variable that is Gaussian independently and identically distributed)</w:t>
      </w:r>
      <w:r w:rsidRPr="006F0C8E">
        <w:rPr>
          <w:rFonts w:asciiTheme="minorHAnsi" w:hAnsiTheme="minorHAnsi" w:cs="Arial"/>
          <w:color w:val="000000" w:themeColor="text1"/>
          <w:lang w:val="en-GB"/>
        </w:rPr>
        <w:t xml:space="preserve">. The additional variation among mosquito counts that is not accounted for by the covariates is </w:t>
      </w:r>
      <w:proofErr w:type="spellStart"/>
      <w:r w:rsidRPr="006F0C8E">
        <w:rPr>
          <w:rFonts w:asciiTheme="minorHAnsi" w:hAnsiTheme="minorHAnsi" w:cs="Arial"/>
          <w:color w:val="000000" w:themeColor="text1"/>
          <w:lang w:val="en-GB"/>
        </w:rPr>
        <w:lastRenderedPageBreak/>
        <w:t>modeled</w:t>
      </w:r>
      <w:proofErr w:type="spellEnd"/>
      <w:r w:rsidRPr="006F0C8E">
        <w:rPr>
          <w:rFonts w:asciiTheme="minorHAnsi" w:hAnsiTheme="minorHAnsi" w:cs="Arial"/>
          <w:color w:val="000000" w:themeColor="text1"/>
          <w:lang w:val="en-GB"/>
        </w:rPr>
        <w:t xml:space="preserve"> via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ϵ</m:t>
            </m:r>
          </m:e>
          <m:sub>
            <m:r>
              <m:rPr>
                <m:sty m:val="p"/>
              </m:rPr>
              <w:rPr>
                <w:rFonts w:ascii="Cambria Math" w:hAnsi="Cambria Math" w:cs="Arial"/>
                <w:color w:val="000000" w:themeColor="text1"/>
                <w:lang w:val="en-GB"/>
              </w:rPr>
              <m:t>h,d,n</m:t>
            </m:r>
          </m:sub>
        </m:sSub>
      </m:oMath>
      <w:r w:rsidRPr="006F0C8E">
        <w:rPr>
          <w:rFonts w:asciiTheme="minorHAnsi" w:hAnsiTheme="minorHAnsi" w:cs="Arial"/>
          <w:color w:val="000000" w:themeColor="text1"/>
          <w:lang w:val="en-GB"/>
        </w:rPr>
        <w:t xml:space="preserve">, which in this model was gamma distributed. The available time points (sampling days,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t</m:t>
            </m:r>
          </m:e>
          <m:sub>
            <m:r>
              <m:rPr>
                <m:sty m:val="p"/>
              </m:rPr>
              <w:rPr>
                <w:rFonts w:ascii="Cambria Math" w:hAnsi="Cambria Math" w:cs="Arial"/>
                <w:color w:val="000000" w:themeColor="text1"/>
                <w:lang w:val="en-GB"/>
              </w:rPr>
              <m:t>d,n</m:t>
            </m:r>
          </m:sub>
        </m:sSub>
      </m:oMath>
      <w:r w:rsidRPr="006F0C8E">
        <w:rPr>
          <w:rFonts w:asciiTheme="minorHAnsi" w:hAnsiTheme="minorHAnsi" w:cs="Arial"/>
          <w:color w:val="000000" w:themeColor="text1"/>
          <w:lang w:val="en-GB"/>
        </w:rPr>
        <w:t xml:space="preserve">) are modeled as temporally structured random effects, ensuring that contiguous periods are likely to be similar, but allowing for flexible shapes in the evolution curve. First- and second-order random walks, and autoregressive processes of order 1 and order 2 are considered for </w:t>
      </w:r>
      <w:proofErr w:type="spellStart"/>
      <w:r w:rsidRPr="00B64DFB">
        <w:rPr>
          <w:rFonts w:asciiTheme="minorHAnsi" w:hAnsiTheme="minorHAnsi" w:cstheme="minorHAnsi"/>
          <w:color w:val="000000" w:themeColor="text1"/>
          <w:lang w:val="en-GB"/>
        </w:rPr>
        <w:t>modeling</w:t>
      </w:r>
      <w:proofErr w:type="spellEnd"/>
      <w:r w:rsidRPr="00B64DFB">
        <w:rPr>
          <w:rFonts w:asciiTheme="minorHAnsi" w:hAnsiTheme="minorHAnsi" w:cstheme="minorHAnsi"/>
          <w:color w:val="000000" w:themeColor="text1"/>
          <w:lang w:val="en-GB"/>
        </w:rPr>
        <w:t xml:space="preserve"> </w:t>
      </w:r>
      <m:oMath>
        <m:sSub>
          <m:sSubPr>
            <m:ctrlPr>
              <w:rPr>
                <w:rFonts w:ascii="Cambria Math" w:hAnsi="Cambria Math" w:cstheme="minorHAnsi"/>
                <w:color w:val="000000" w:themeColor="text1"/>
                <w:lang w:val="en-GB"/>
              </w:rPr>
            </m:ctrlPr>
          </m:sSubPr>
          <m:e>
            <m:r>
              <m:rPr>
                <m:sty m:val="p"/>
              </m:rPr>
              <w:rPr>
                <w:rFonts w:ascii="Cambria Math" w:hAnsi="Cambria Math" w:cstheme="minorHAnsi"/>
                <w:color w:val="000000" w:themeColor="text1"/>
                <w:lang w:val="en-GB"/>
              </w:rPr>
              <m:t>t</m:t>
            </m:r>
          </m:e>
          <m:sub>
            <m:r>
              <m:rPr>
                <m:sty m:val="p"/>
              </m:rPr>
              <w:rPr>
                <w:rFonts w:ascii="Cambria Math" w:hAnsi="Cambria Math" w:cstheme="minorHAnsi"/>
                <w:color w:val="000000" w:themeColor="text1"/>
                <w:lang w:val="en-GB"/>
              </w:rPr>
              <m:t>d,n</m:t>
            </m:r>
          </m:sub>
        </m:sSub>
      </m:oMath>
      <w:r w:rsidRPr="00B64DFB">
        <w:rPr>
          <w:rFonts w:asciiTheme="minorHAnsi" w:hAnsiTheme="minorHAnsi" w:cstheme="minorHAnsi"/>
          <w:color w:val="000000" w:themeColor="text1"/>
          <w:vertAlign w:val="superscript"/>
          <w:lang w:val="en-GB"/>
        </w:rPr>
        <w:fldChar w:fldCharType="begin"/>
      </w:r>
      <w:r w:rsidR="00A57AF0">
        <w:rPr>
          <w:rFonts w:asciiTheme="minorHAnsi" w:hAnsiTheme="minorHAnsi" w:cstheme="minorHAnsi"/>
          <w:color w:val="000000" w:themeColor="text1"/>
          <w:vertAlign w:val="superscript"/>
          <w:lang w:val="en-GB"/>
        </w:rPr>
        <w:instrText xml:space="preserve"> ADDIN PAPERS2_CITATIONS &lt;citation&gt;&lt;priority&gt;25&lt;/priority&gt;&lt;uuid&gt;68E0CA74-D6FB-45B7-AC4C-F7BCBC2E686F&lt;/uuid&gt;&lt;publications&gt;&lt;publication&gt;&lt;subtype&gt;400&lt;/subtype&gt;&lt;title&gt;Scaling intrinsic Gaussian Markov random field priors in spatial modelling&lt;/title&gt;&lt;url&gt;http://www.sciencedirect.com/science/article/pii/S2211675313000407&lt;/url&gt;&lt;volume&gt;8&lt;/volume&gt;&lt;publication_date&gt;99201400001200000000200000&lt;/publication_date&gt;&lt;uuid&gt;44162D12-D2A5-405B-B8B6-EBF467178E22&lt;/uuid&gt;&lt;type&gt;400&lt;/type&gt;&lt;citekey&gt;Sorbye:2014cj&lt;/citekey&gt;&lt;doi&gt;10.1016/j.spasta.2013.06.004&lt;/doi&gt;&lt;startpage&gt;39&lt;/startpage&gt;&lt;endpage&gt;51&lt;/endpage&gt;&lt;bundle&gt;&lt;publication&gt;&lt;title&gt;Spatial Statistics Miami&lt;/title&gt;&lt;uuid&gt;A6621D09-4D27-4319-AE60-3D39F51B5B79&lt;/uuid&gt;&lt;subtype&gt;-100&lt;/subtype&gt;&lt;type&gt;-100&lt;/type&gt;&lt;/publication&gt;&lt;/bundle&gt;&lt;authors&gt;&lt;author&gt;&lt;lastName&gt;Sørbye&lt;/lastName&gt;&lt;firstName&gt;Sigrunn&lt;/firstName&gt;&lt;middleNames&gt;Holbek&lt;/middleNames&gt;&lt;/author&gt;&lt;author&gt;&lt;lastName&gt;Rue&lt;/lastName&gt;&lt;firstName&gt;Håvard&lt;/firstName&gt;&lt;/author&gt;&lt;/authors&gt;&lt;/publication&gt;&lt;/publications&gt;&lt;cites&gt;&lt;/cites&gt;&lt;/citation&gt;</w:instrText>
      </w:r>
      <w:r w:rsidRPr="00B64DFB">
        <w:rPr>
          <w:rFonts w:asciiTheme="minorHAnsi" w:hAnsiTheme="minorHAnsi" w:cstheme="minorHAnsi"/>
          <w:color w:val="000000" w:themeColor="text1"/>
          <w:vertAlign w:val="superscript"/>
          <w:lang w:val="en-GB"/>
        </w:rPr>
        <w:fldChar w:fldCharType="separate"/>
      </w:r>
      <w:ins w:id="261" w:author="Author">
        <w:r w:rsidR="00A57AF0">
          <w:rPr>
            <w:rFonts w:ascii="Helvetica" w:hAnsi="Helvetica" w:cs="Helvetica"/>
            <w:vertAlign w:val="superscript"/>
          </w:rPr>
          <w:t>36</w:t>
        </w:r>
        <w:del w:id="262" w:author="Author">
          <w:r w:rsidR="00095FAF" w:rsidDel="00A57AF0">
            <w:rPr>
              <w:rFonts w:ascii="Helvetica" w:hAnsi="Helvetica" w:cs="Helvetica"/>
              <w:vertAlign w:val="superscript"/>
            </w:rPr>
            <w:delText>34</w:delText>
          </w:r>
        </w:del>
      </w:ins>
      <w:del w:id="263" w:author="Author">
        <w:r w:rsidR="00B64DFB" w:rsidDel="00A57AF0">
          <w:rPr>
            <w:rFonts w:ascii="Calibri" w:hAnsi="Calibri" w:cs="Calibri"/>
            <w:vertAlign w:val="superscript"/>
          </w:rPr>
          <w:delText>35</w:delText>
        </w:r>
      </w:del>
      <w:r w:rsidRPr="00B64DFB">
        <w:rPr>
          <w:rFonts w:asciiTheme="minorHAnsi" w:hAnsiTheme="minorHAnsi" w:cstheme="minorHAnsi"/>
          <w:color w:val="000000" w:themeColor="text1"/>
          <w:vertAlign w:val="superscript"/>
          <w:lang w:val="en-GB"/>
        </w:rPr>
        <w:fldChar w:fldCharType="end"/>
      </w:r>
      <w:r w:rsidRPr="00B64DFB">
        <w:rPr>
          <w:rFonts w:asciiTheme="minorHAnsi" w:hAnsiTheme="minorHAnsi" w:cstheme="minorHAnsi"/>
          <w:color w:val="000000" w:themeColor="text1"/>
          <w:lang w:val="en-GB"/>
        </w:rPr>
        <w:t>. The regression models are implemented in an integrated nested Laplace approximation framework via the R-INLA package</w:t>
      </w:r>
      <w:r w:rsidRPr="00B64DFB">
        <w:rPr>
          <w:rFonts w:asciiTheme="minorHAnsi" w:hAnsiTheme="minorHAnsi" w:cstheme="minorHAnsi"/>
          <w:color w:val="000000" w:themeColor="text1"/>
          <w:vertAlign w:val="superscript"/>
          <w:lang w:val="en-GB"/>
        </w:rPr>
        <w:fldChar w:fldCharType="begin"/>
      </w:r>
      <w:r w:rsidR="00A57AF0">
        <w:rPr>
          <w:rFonts w:asciiTheme="minorHAnsi" w:hAnsiTheme="minorHAnsi" w:cstheme="minorHAnsi"/>
          <w:color w:val="000000" w:themeColor="text1"/>
          <w:vertAlign w:val="superscript"/>
          <w:lang w:val="en-GB"/>
        </w:rPr>
        <w:instrText xml:space="preserve"> ADDIN PAPERS2_CITATIONS &lt;citation&gt;&lt;priority&gt;26&lt;/priority&gt;&lt;uuid&gt;F9983120-D536-402D-A165-868ED523CBFE&lt;/uuid&gt;&lt;publications&gt;&lt;publication&gt;&lt;subtype&gt;400&lt;/subtype&gt;&lt;publisher&gt;Blackwell Publishing Ltd&lt;/publisher&gt;&lt;title&gt;Approximate Bayesian inference for latent Gaussian models by using integrated nested Laplace approximations&lt;/title&gt;&lt;url&gt;http://onlinelibrary.wiley.com/doi/10.1111/j.1467-9868.2008.00700.x/full&lt;/url&gt;&lt;volume&gt;71&lt;/volume&gt;&lt;publication_date&gt;99200904011200000000222000&lt;/publication_date&gt;&lt;uuid&gt;F4FAB332-7B6E-4271-BBC4-3A2869215B00&lt;/uuid&gt;&lt;type&gt;400&lt;/type&gt;&lt;number&gt;2&lt;/number&gt;&lt;citekey&gt;Rue:2009fl&lt;/citekey&gt;&lt;doi&gt;10.1111/j.1467-9868.2008.00700.x&lt;/doi&gt;&lt;startpage&gt;319&lt;/startpage&gt;&lt;endpage&gt;392&lt;/endpage&gt;&lt;bundle&gt;&lt;publication&gt;&lt;title&gt;Journal of the Royal Statistical Society: Series B (Statistical Methodology)&lt;/title&gt;&lt;uuid&gt;8554BC9B-C34F-4D95-84B6-8EAEE98FF92B&lt;/uuid&gt;&lt;subtype&gt;-100&lt;/subtype&gt;&lt;publisher&gt;Blackwell Publishing Ltd&lt;/publisher&gt;&lt;type&gt;-100&lt;/type&gt;&lt;/publication&gt;&lt;/bundle&gt;&lt;authors&gt;&lt;author&gt;&lt;lastName&gt;Rue&lt;/lastName&gt;&lt;firstName&gt;Håvard&lt;/firstName&gt;&lt;/author&gt;&lt;author&gt;&lt;lastName&gt;Martino&lt;/lastName&gt;&lt;firstName&gt;Sara&lt;/firstName&gt;&lt;/author&gt;&lt;author&gt;&lt;lastName&gt;Chopin&lt;/lastName&gt;&lt;firstName&gt;Nicolas&lt;/firstName&gt;&lt;/author&gt;&lt;/authors&gt;&lt;/publication&gt;&lt;/publications&gt;&lt;cites&gt;&lt;/cites&gt;&lt;/citation&gt;</w:instrText>
      </w:r>
      <w:r w:rsidRPr="00B64DFB">
        <w:rPr>
          <w:rFonts w:asciiTheme="minorHAnsi" w:hAnsiTheme="minorHAnsi" w:cstheme="minorHAnsi"/>
          <w:color w:val="000000" w:themeColor="text1"/>
          <w:vertAlign w:val="superscript"/>
          <w:lang w:val="en-GB"/>
        </w:rPr>
        <w:fldChar w:fldCharType="separate"/>
      </w:r>
      <w:ins w:id="264" w:author="Author">
        <w:r w:rsidR="00A57AF0">
          <w:rPr>
            <w:rFonts w:ascii="Helvetica" w:hAnsi="Helvetica" w:cs="Helvetica"/>
            <w:vertAlign w:val="superscript"/>
          </w:rPr>
          <w:t>37</w:t>
        </w:r>
        <w:del w:id="265" w:author="Author">
          <w:r w:rsidR="00095FAF" w:rsidDel="00A57AF0">
            <w:rPr>
              <w:rFonts w:ascii="Helvetica" w:hAnsi="Helvetica" w:cs="Helvetica"/>
              <w:vertAlign w:val="superscript"/>
            </w:rPr>
            <w:delText>35</w:delText>
          </w:r>
        </w:del>
      </w:ins>
      <w:del w:id="266" w:author="Author">
        <w:r w:rsidR="00B64DFB" w:rsidDel="00A57AF0">
          <w:rPr>
            <w:rFonts w:ascii="Calibri" w:hAnsi="Calibri" w:cs="Calibri"/>
            <w:vertAlign w:val="superscript"/>
          </w:rPr>
          <w:delText>36</w:delText>
        </w:r>
      </w:del>
      <w:r w:rsidRPr="00B64DFB">
        <w:rPr>
          <w:rFonts w:asciiTheme="minorHAnsi" w:hAnsiTheme="minorHAnsi" w:cstheme="minorHAnsi"/>
          <w:color w:val="000000" w:themeColor="text1"/>
          <w:vertAlign w:val="superscript"/>
          <w:lang w:val="en-GB"/>
        </w:rPr>
        <w:fldChar w:fldCharType="end"/>
      </w:r>
      <w:r w:rsidRPr="00B64DFB">
        <w:rPr>
          <w:rFonts w:asciiTheme="minorHAnsi" w:hAnsiTheme="minorHAnsi" w:cstheme="minorHAnsi"/>
          <w:color w:val="000000" w:themeColor="text1"/>
          <w:lang w:val="en-GB"/>
        </w:rPr>
        <w:t>. For convenience and consistency, default prior specifications in R-INLA have been chosen for each of the prior distributions. A related simulation study was conducted to identify methods that could accurately estimate heterogeneity</w:t>
      </w:r>
      <w:ins w:id="267" w:author="Author">
        <w:r w:rsidR="00A57AF0">
          <w:rPr>
            <w:rFonts w:asciiTheme="minorHAnsi" w:hAnsiTheme="minorHAnsi" w:cstheme="minorHAnsi"/>
            <w:color w:val="000000" w:themeColor="text1"/>
            <w:lang w:val="en-GB"/>
          </w:rPr>
          <w:t xml:space="preserve"> </w:t>
        </w:r>
        <w:r w:rsidR="00A57AF0">
          <w:rPr>
            <w:rFonts w:ascii="Helvetica" w:hAnsi="Helvetica" w:cs="Helvetica"/>
          </w:rPr>
          <w:fldChar w:fldCharType="begin"/>
        </w:r>
        <w:r w:rsidR="00A57AF0">
          <w:rPr>
            <w:rFonts w:ascii="Helvetica" w:hAnsi="Helvetica" w:cs="Helvetica"/>
          </w:rPr>
          <w:instrText xml:space="preserve"> ADDIN PAPERS2_CITATIONS &lt;citation&gt;&lt;priority&gt;30&lt;/priority&gt;&lt;uuid&gt;EC7D7F8A-78B4-41AE-B13B-F8705B9F19F0&lt;/uuid&gt;&lt;publications&gt;&lt;publication&gt;&lt;subtype&gt;400&lt;/subtype&gt;&lt;title&gt;Heterogeneous exposure and hotspots for malaria vectors at three study sites in Uganda&lt;/title&gt;&lt;url&gt;https://gatesopenresearch.org/articles/2-32/v2&lt;/url&gt;&lt;volume&gt;2&lt;/volume&gt;&lt;publication_date&gt;99201811131200000000222000&lt;/publication_date&gt;&lt;uuid&gt;525DC830-FD0A-4BF4-B56D-CC9172073103&lt;/uuid&gt;&lt;type&gt;400&lt;/type&gt;&lt;citekey&gt;Kang:2018a&lt;/citekey&gt;&lt;submission_date&gt;99201810001200000000220000&lt;/submission_date&gt;&lt;doi&gt;10.12688/gatesopenres.12838.2&lt;/doi&gt;&lt;startpage&gt;32&lt;/startpage&gt;&lt;bundle&gt;&lt;publication&gt;&lt;title&gt;Gates Open Research&lt;/title&gt;&lt;uuid&gt;3500EDA2-6E73-4B8F-8EC6-71A9D65DBD1D&lt;/uuid&gt;&lt;subtype&gt;-100&lt;/subtype&gt;&lt;type&gt;-100&lt;/type&gt;&lt;/publication&gt;&lt;/bundle&gt;&lt;authors&gt;&lt;author&gt;&lt;lastName&gt;Kang&lt;/lastName&gt;&lt;firstName&gt;Su&lt;/firstName&gt;&lt;middleNames&gt;Yun&lt;/middleNames&gt;&lt;/author&gt;&lt;author&gt;&lt;lastName&gt;Battle&lt;/lastName&gt;&lt;firstName&gt;Katherine&lt;/firstName&gt;&lt;middleNames&gt;E&lt;/middleNames&gt;&lt;/author&gt;&lt;author&gt;&lt;lastName&gt;Gibson&lt;/lastName&gt;&lt;firstName&gt;Harry&lt;/firstName&gt;&lt;middleNames&gt;S&lt;/middleNames&gt;&lt;/author&gt;&lt;author&gt;&lt;lastName&gt;Cooper&lt;/lastName&gt;&lt;firstName&gt;Laura&lt;/firstName&gt;&lt;middleNames&gt;V&lt;/middleNames&gt;&lt;/author&gt;&lt;author&gt;&lt;lastName&gt;Kilama&lt;/lastName&gt;&lt;firstName&gt;Maxwell&lt;/firstName&gt;&lt;/author&gt;&lt;author&gt;&lt;lastName&gt;Kamya&lt;/lastName&gt;&lt;firstName&gt;Moses&lt;/firstName&gt;&lt;middleNames&gt;R&lt;/middleNames&gt;&lt;/author&gt;&lt;author&gt;&lt;lastName&gt;Lindsay&lt;/lastName&gt;&lt;firstName&gt;Steven&lt;/firstName&gt;&lt;middleNames&gt;W&lt;/middleNames&gt;&lt;/author&gt;&lt;author&gt;&lt;lastName&gt;Dorsey&lt;/lastName&gt;&lt;firstName&gt;Grant&lt;/firstName&gt;&lt;/author&gt;&lt;author&gt;&lt;lastName&gt;Greenhouse&lt;/lastName&gt;&lt;firstName&gt;Bryan&lt;/firstName&gt;&lt;/author&gt;&lt;author&gt;&lt;lastName&gt;Rodriguez-Barraquer&lt;/lastName&gt;&lt;firstName&gt;Isabel&lt;/firstName&gt;&lt;/author&gt;&lt;author&gt;&lt;lastName&gt;Reiner&lt;/lastName&gt;&lt;firstName&gt;Robert&lt;/firstName&gt;&lt;middleNames&gt;C Jr&lt;/middleNames&gt;&lt;/author&gt;&lt;author&gt;&lt;lastName&gt;Smith&lt;/lastName&gt;&lt;firstName&gt;David&lt;/firstName&gt;&lt;middleNames&gt;L&lt;/middleNames&gt;&lt;/author&gt;&lt;author&gt;&lt;lastName&gt;Bisanzio&lt;/lastName&gt;&lt;firstName&gt;Donal&lt;/firstName&gt;&lt;/author&gt;&lt;/authors&gt;&lt;/publication&gt;&lt;/publications&gt;&lt;cites&gt;&lt;/cites&gt;&lt;/citation&gt;</w:instrText>
        </w:r>
      </w:ins>
      <w:r w:rsidR="00A57AF0">
        <w:rPr>
          <w:rFonts w:ascii="Helvetica" w:hAnsi="Helvetica" w:cs="Helvetica"/>
        </w:rPr>
        <w:fldChar w:fldCharType="separate"/>
      </w:r>
      <w:ins w:id="268" w:author="Author">
        <w:r w:rsidR="00A57AF0">
          <w:rPr>
            <w:rFonts w:ascii="Helvetica" w:hAnsi="Helvetica" w:cs="Helvetica"/>
            <w:vertAlign w:val="superscript"/>
          </w:rPr>
          <w:t>38</w:t>
        </w:r>
        <w:r w:rsidR="00A57AF0">
          <w:rPr>
            <w:rFonts w:ascii="Helvetica" w:hAnsi="Helvetica" w:cs="Helvetica"/>
          </w:rPr>
          <w:fldChar w:fldCharType="end"/>
        </w:r>
      </w:ins>
      <w:del w:id="269" w:author="Author">
        <w:r w:rsidR="00230F03" w:rsidRPr="00B64DFB" w:rsidDel="00A57AF0">
          <w:rPr>
            <w:rFonts w:asciiTheme="minorHAnsi" w:hAnsiTheme="minorHAnsi" w:cstheme="minorHAnsi"/>
          </w:rPr>
          <w:fldChar w:fldCharType="begin"/>
        </w:r>
        <w:r w:rsidR="00095FAF" w:rsidDel="00A57AF0">
          <w:rPr>
            <w:rFonts w:asciiTheme="minorHAnsi" w:hAnsiTheme="minorHAnsi" w:cstheme="minorHAnsi"/>
          </w:rPr>
          <w:delInstrText xml:space="preserve"> ADDIN PAPERS2_CITATIONS &lt;citation&gt;&lt;priority&gt;30&lt;/priority&gt;&lt;uuid&gt;A4A8CC16-3A1D-4052-BBBB-87265283F35D&lt;/uuid&gt;&lt;publications&gt;&lt;/publications&gt;&lt;/citation&gt;</w:delInstrText>
        </w:r>
        <w:r w:rsidR="00230F03" w:rsidRPr="00B64DFB" w:rsidDel="00A57AF0">
          <w:rPr>
            <w:rFonts w:asciiTheme="minorHAnsi" w:hAnsiTheme="minorHAnsi" w:cstheme="minorHAnsi"/>
          </w:rPr>
          <w:fldChar w:fldCharType="separate"/>
        </w:r>
        <w:r w:rsidR="00B64DFB" w:rsidDel="00A57AF0">
          <w:rPr>
            <w:rFonts w:ascii="Calibri" w:hAnsi="Calibri" w:cs="Calibri"/>
            <w:vertAlign w:val="superscript"/>
          </w:rPr>
          <w:delText>37</w:delText>
        </w:r>
        <w:r w:rsidR="00230F03" w:rsidRPr="00B64DFB" w:rsidDel="00A57AF0">
          <w:rPr>
            <w:rFonts w:asciiTheme="minorHAnsi" w:hAnsiTheme="minorHAnsi" w:cstheme="minorHAnsi"/>
          </w:rPr>
          <w:fldChar w:fldCharType="end"/>
        </w:r>
      </w:del>
      <w:r w:rsidRPr="00B64DFB">
        <w:rPr>
          <w:rFonts w:asciiTheme="minorHAnsi" w:hAnsiTheme="minorHAnsi" w:cstheme="minorHAnsi"/>
          <w:color w:val="000000" w:themeColor="text1"/>
          <w:lang w:val="en-GB"/>
        </w:rPr>
        <w:t>. This method – analysis using a ZINB model</w:t>
      </w:r>
      <w:r w:rsidRPr="00B64DFB">
        <w:rPr>
          <w:rFonts w:asciiTheme="minorHAnsi" w:hAnsiTheme="minorHAnsi" w:cstheme="minorHAnsi"/>
          <w:color w:val="000000" w:themeColor="text1"/>
          <w:vertAlign w:val="superscript"/>
          <w:lang w:val="en-GB"/>
        </w:rPr>
        <w:fldChar w:fldCharType="begin"/>
      </w:r>
      <w:r w:rsidR="00A57AF0">
        <w:rPr>
          <w:rFonts w:asciiTheme="minorHAnsi" w:hAnsiTheme="minorHAnsi" w:cstheme="minorHAnsi"/>
          <w:color w:val="000000" w:themeColor="text1"/>
          <w:vertAlign w:val="superscript"/>
          <w:lang w:val="en-GB"/>
        </w:rPr>
        <w:instrText xml:space="preserve"> ADDIN PAPERS2_CITATIONS &lt;citation&gt;&lt;priority&gt;25&lt;/priority&gt;&lt;uuid&gt;48A2EC1D-6215-45BD-8106-4EC38C863A5D&lt;/uuid&gt;&lt;publications&gt;&lt;publication&gt;&lt;subtype&gt;400&lt;/subtype&gt;&lt;publisher&gt;WILEY-VCH Verlag&lt;/publisher&gt;&lt;title&gt;Zero-Inflated Negative Binomial Mixed Regression Modeling of Over-Dispersed Count Data with Extra Zeros&lt;/title&gt;&lt;url&gt;http://dx.doi.org/10.1002/bimj.200390024&lt;/url&gt;&lt;volume&gt;45&lt;/volume&gt;&lt;publication_date&gt;99200306011200000000222000&lt;/publication_date&gt;&lt;uuid&gt;7F67A9E9-B45E-474E-A2C4-C9CEEB6231DF&lt;/uuid&gt;&lt;type&gt;400&lt;/type&gt;&lt;number&gt;4&lt;/number&gt;&lt;citekey&gt;Yau:2003hn&lt;/citekey&gt;&lt;doi&gt;10.1002/bimj.200390024&lt;/doi&gt;&lt;startpage&gt;437&lt;/startpage&gt;&lt;endpage&gt;452&lt;/endpage&gt;&lt;bundle&gt;&lt;publication&gt;&lt;title&gt;Biometrical Journal&lt;/title&gt;&lt;uuid&gt;A19770D7-EB66-4F4C-B427-D50A943738B4&lt;/uuid&gt;&lt;subtype&gt;-100&lt;/subtype&gt;&lt;type&gt;-100&lt;/type&gt;&lt;/publication&gt;&lt;/bundle&gt;&lt;authors&gt;&lt;author&gt;&lt;lastName&gt;Yau&lt;/lastName&gt;&lt;firstName&gt;Kelvin&lt;/firstName&gt;&lt;middleNames&gt;K W&lt;/middleNames&gt;&lt;/author&gt;&lt;author&gt;&lt;lastName&gt;Wang&lt;/lastName&gt;&lt;firstName&gt;Kui&lt;/firstName&gt;&lt;/author&gt;&lt;author&gt;&lt;lastName&gt;Lee&lt;/lastName&gt;&lt;firstName&gt;Andy&lt;/firstName&gt;&lt;middleNames&gt;H&lt;/middleNames&gt;&lt;/author&gt;&lt;/authors&gt;&lt;/publication&gt;&lt;/publications&gt;&lt;cites&gt;&lt;/cites&gt;&lt;/citation&gt;</w:instrText>
      </w:r>
      <w:r w:rsidRPr="00B64DFB">
        <w:rPr>
          <w:rFonts w:asciiTheme="minorHAnsi" w:hAnsiTheme="minorHAnsi" w:cstheme="minorHAnsi"/>
          <w:color w:val="000000" w:themeColor="text1"/>
          <w:vertAlign w:val="superscript"/>
          <w:lang w:val="en-GB"/>
        </w:rPr>
        <w:fldChar w:fldCharType="separate"/>
      </w:r>
      <w:ins w:id="270" w:author="Author">
        <w:r w:rsidR="00A57AF0">
          <w:rPr>
            <w:rFonts w:ascii="Helvetica" w:hAnsi="Helvetica" w:cs="Helvetica"/>
            <w:vertAlign w:val="superscript"/>
          </w:rPr>
          <w:t>39</w:t>
        </w:r>
        <w:del w:id="271" w:author="Author">
          <w:r w:rsidR="00095FAF" w:rsidDel="00A57AF0">
            <w:rPr>
              <w:rFonts w:ascii="Helvetica" w:hAnsi="Helvetica" w:cs="Helvetica"/>
              <w:vertAlign w:val="superscript"/>
            </w:rPr>
            <w:delText>36</w:delText>
          </w:r>
        </w:del>
      </w:ins>
      <w:del w:id="272" w:author="Author">
        <w:r w:rsidR="00B64DFB" w:rsidDel="00A57AF0">
          <w:rPr>
            <w:rFonts w:ascii="Calibri" w:hAnsi="Calibri" w:cs="Calibri"/>
            <w:vertAlign w:val="superscript"/>
          </w:rPr>
          <w:delText>38</w:delText>
        </w:r>
      </w:del>
      <w:r w:rsidRPr="00B64DFB">
        <w:rPr>
          <w:rFonts w:asciiTheme="minorHAnsi" w:hAnsiTheme="minorHAnsi" w:cstheme="minorHAnsi"/>
          <w:color w:val="000000" w:themeColor="text1"/>
          <w:vertAlign w:val="superscript"/>
          <w:lang w:val="en-GB"/>
        </w:rPr>
        <w:fldChar w:fldCharType="end"/>
      </w:r>
      <w:r w:rsidRPr="00B64DFB">
        <w:rPr>
          <w:rFonts w:asciiTheme="minorHAnsi" w:hAnsiTheme="minorHAnsi" w:cstheme="minorHAnsi"/>
          <w:color w:val="000000" w:themeColor="text1"/>
          <w:lang w:val="en-GB"/>
        </w:rPr>
        <w:t xml:space="preserve"> – was shown to give accurate estimates of household biting weights, seasonal patterns, and environmental stochasticity. The o</w:t>
      </w:r>
      <w:r w:rsidRPr="006F0C8E">
        <w:rPr>
          <w:rFonts w:asciiTheme="minorHAnsi" w:hAnsiTheme="minorHAnsi" w:cs="Arial"/>
          <w:color w:val="000000" w:themeColor="text1"/>
          <w:lang w:val="en-GB"/>
        </w:rPr>
        <w:t>utput of this analysis was a set of estimated quantities describing a household biting weight</w:t>
      </w:r>
      <w:r w:rsidRPr="009E4733">
        <w:rPr>
          <w:rFonts w:asciiTheme="minorHAnsi" w:hAnsiTheme="minorHAnsi" w:cs="Arial"/>
          <w:color w:val="000000" w:themeColor="text1"/>
          <w:lang w:val="en-GB"/>
        </w:rPr>
        <w:t xml:space="preserve"> for each house at each site</w:t>
      </w:r>
      <w:r w:rsidRPr="00733EED">
        <w:rPr>
          <w:rFonts w:asciiTheme="minorHAnsi" w:hAnsiTheme="minorHAnsi" w:cs="Arial"/>
          <w:color w:val="000000" w:themeColor="text1"/>
          <w:lang w:val="en-GB"/>
        </w:rPr>
        <w:t xml:space="preserve">,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ω</m:t>
            </m:r>
          </m:e>
          <m:sub>
            <m:r>
              <m:rPr>
                <m:sty m:val="p"/>
              </m:rPr>
              <w:rPr>
                <w:rFonts w:ascii="Cambria Math" w:hAnsi="Cambria Math" w:cs="Arial"/>
                <w:color w:val="000000" w:themeColor="text1"/>
                <w:lang w:val="en-GB"/>
              </w:rPr>
              <m:t>h,n</m:t>
            </m:r>
          </m:sub>
        </m:sSub>
        <m:r>
          <m:rPr>
            <m:sty m:val="p"/>
          </m:rPr>
          <w:rPr>
            <w:rFonts w:ascii="Cambria Math" w:hAnsi="Cambria Math" w:cs="Arial"/>
            <w:color w:val="000000" w:themeColor="text1"/>
            <w:lang w:val="en-GB"/>
          </w:rPr>
          <m:t>=exp(</m:t>
        </m:r>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a</m:t>
            </m:r>
          </m:e>
          <m:sub>
            <m:r>
              <m:rPr>
                <m:sty m:val="p"/>
              </m:rPr>
              <w:rPr>
                <w:rFonts w:ascii="Cambria Math" w:hAnsi="Cambria Math" w:cs="Arial"/>
                <w:color w:val="000000" w:themeColor="text1"/>
                <w:lang w:val="en-GB"/>
              </w:rPr>
              <m:t>h,n</m:t>
            </m:r>
          </m:sub>
        </m:sSub>
        <m:r>
          <m:rPr>
            <m:sty m:val="p"/>
          </m:rPr>
          <w:rPr>
            <w:rFonts w:ascii="Cambria Math" w:hAnsi="Cambria Math" w:cs="Arial"/>
            <w:color w:val="000000" w:themeColor="text1"/>
            <w:lang w:val="en-GB"/>
          </w:rPr>
          <m:t>)</m:t>
        </m:r>
      </m:oMath>
      <w:r w:rsidRPr="006F0C8E">
        <w:rPr>
          <w:rFonts w:asciiTheme="minorHAnsi" w:eastAsiaTheme="minorEastAsia" w:hAnsiTheme="minorHAnsi" w:cs="Arial"/>
          <w:color w:val="000000" w:themeColor="text1"/>
          <w:lang w:val="en-GB"/>
        </w:rPr>
        <w:t>,</w:t>
      </w:r>
      <w:r w:rsidRPr="006F0C8E">
        <w:rPr>
          <w:rFonts w:asciiTheme="minorHAnsi" w:hAnsiTheme="minorHAnsi" w:cs="Arial"/>
          <w:color w:val="000000" w:themeColor="text1"/>
          <w:lang w:val="en-GB"/>
        </w:rPr>
        <w:t xml:space="preserve"> and a daily, site-specific expected number of bites</w:t>
      </w:r>
      <w:ins w:id="273" w:author="Author">
        <w:r w:rsidR="001C7100">
          <w:rPr>
            <w:rFonts w:asciiTheme="minorHAnsi" w:hAnsiTheme="minorHAnsi" w:cs="Arial"/>
            <w:color w:val="000000" w:themeColor="text1"/>
            <w:lang w:val="en-GB"/>
          </w:rPr>
          <w:t xml:space="preserve"> by mosquitoes</w:t>
        </w:r>
        <w:r w:rsidR="00057E40">
          <w:rPr>
            <w:rFonts w:asciiTheme="minorHAnsi" w:hAnsiTheme="minorHAnsi" w:cs="Arial"/>
            <w:color w:val="000000" w:themeColor="text1"/>
            <w:lang w:val="en-GB"/>
          </w:rPr>
          <w:t xml:space="preserve"> (i.e. the HBR)</w:t>
        </w:r>
      </w:ins>
      <w:r w:rsidRPr="006F0C8E">
        <w:rPr>
          <w:rFonts w:asciiTheme="minorHAnsi" w:hAnsiTheme="minorHAnsi" w:cs="Arial"/>
          <w:color w:val="000000" w:themeColor="text1"/>
          <w:lang w:val="en-GB"/>
        </w:rPr>
        <w:t xml:space="preserve">, </w:t>
      </w:r>
      <m:oMath>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S</m:t>
            </m:r>
          </m:e>
          <m:sub>
            <m:r>
              <m:rPr>
                <m:sty m:val="p"/>
              </m:rPr>
              <w:rPr>
                <w:rFonts w:ascii="Cambria Math" w:hAnsi="Cambria Math" w:cs="Arial"/>
                <w:color w:val="000000" w:themeColor="text1"/>
                <w:lang w:val="en-GB"/>
              </w:rPr>
              <m:t>d,n</m:t>
            </m:r>
          </m:sub>
        </m:sSub>
        <m:r>
          <m:rPr>
            <m:sty m:val="p"/>
          </m:rPr>
          <w:rPr>
            <w:rFonts w:ascii="Cambria Math" w:hAnsi="Cambria Math" w:cs="Arial"/>
            <w:color w:val="000000" w:themeColor="text1"/>
            <w:lang w:val="en-GB"/>
          </w:rPr>
          <m:t>=</m:t>
        </m:r>
        <m:func>
          <m:funcPr>
            <m:ctrlPr>
              <w:rPr>
                <w:rFonts w:ascii="Cambria Math" w:hAnsi="Cambria Math" w:cs="Arial"/>
                <w:color w:val="000000" w:themeColor="text1"/>
                <w:lang w:val="en-GB"/>
              </w:rPr>
            </m:ctrlPr>
          </m:funcPr>
          <m:fName>
            <m:r>
              <m:rPr>
                <m:sty m:val="p"/>
              </m:rPr>
              <w:rPr>
                <w:rFonts w:ascii="Cambria Math" w:hAnsi="Cambria Math" w:cs="Arial"/>
                <w:color w:val="000000" w:themeColor="text1"/>
                <w:lang w:val="en-GB"/>
              </w:rPr>
              <m:t>exp</m:t>
            </m:r>
          </m:fName>
          <m:e>
            <m:d>
              <m:dPr>
                <m:ctrlPr>
                  <w:rPr>
                    <w:rFonts w:ascii="Cambria Math" w:hAnsi="Cambria Math" w:cs="Arial"/>
                    <w:color w:val="000000" w:themeColor="text1"/>
                    <w:lang w:val="en-GB"/>
                  </w:rPr>
                </m:ctrlPr>
              </m:dPr>
              <m:e>
                <m:sSub>
                  <m:sSubPr>
                    <m:ctrlPr>
                      <w:rPr>
                        <w:rFonts w:ascii="Cambria Math" w:hAnsi="Cambria Math" w:cs="Arial"/>
                        <w:color w:val="000000" w:themeColor="text1"/>
                        <w:lang w:val="en-GB"/>
                      </w:rPr>
                    </m:ctrlPr>
                  </m:sSubPr>
                  <m:e>
                    <m:r>
                      <m:rPr>
                        <m:sty m:val="p"/>
                      </m:rPr>
                      <w:rPr>
                        <w:rFonts w:ascii="Cambria Math" w:hAnsi="Cambria Math" w:cs="Arial"/>
                        <w:color w:val="000000" w:themeColor="text1"/>
                        <w:lang w:val="en-GB"/>
                      </w:rPr>
                      <m:t>t</m:t>
                    </m:r>
                  </m:e>
                  <m:sub>
                    <m:r>
                      <m:rPr>
                        <m:sty m:val="p"/>
                      </m:rPr>
                      <w:rPr>
                        <w:rFonts w:ascii="Cambria Math" w:hAnsi="Cambria Math" w:cs="Arial"/>
                        <w:color w:val="000000" w:themeColor="text1"/>
                        <w:lang w:val="en-GB"/>
                      </w:rPr>
                      <m:t>d,n</m:t>
                    </m:r>
                  </m:sub>
                </m:sSub>
              </m:e>
            </m:d>
          </m:e>
        </m:func>
      </m:oMath>
      <w:r w:rsidRPr="006F0C8E">
        <w:rPr>
          <w:rFonts w:asciiTheme="minorHAnsi" w:hAnsiTheme="minorHAnsi" w:cs="Arial"/>
          <w:color w:val="000000" w:themeColor="text1"/>
          <w:lang w:val="en-GB"/>
        </w:rPr>
        <w:t>.</w:t>
      </w:r>
      <w:ins w:id="274" w:author="Author">
        <w:r w:rsidR="002A5ED8">
          <w:rPr>
            <w:rFonts w:asciiTheme="minorHAnsi" w:hAnsiTheme="minorHAnsi" w:cs="Arial"/>
            <w:color w:val="000000" w:themeColor="text1"/>
            <w:lang w:val="en-GB"/>
          </w:rPr>
          <w:t xml:space="preserve"> In Figure 2a, the reported values are the </w:t>
        </w:r>
        <w:r w:rsidR="00AA1A55">
          <w:rPr>
            <w:rFonts w:asciiTheme="minorHAnsi" w:hAnsiTheme="minorHAnsi" w:cs="Arial"/>
            <w:color w:val="000000" w:themeColor="text1"/>
            <w:lang w:val="en-GB"/>
          </w:rPr>
          <w:t>result of an MLE analysis for a gamma distribution constrained to have a mean of 1.</w:t>
        </w:r>
        <w:del w:id="275" w:author="Author">
          <w:r w:rsidR="002A5ED8" w:rsidDel="00AA1A55">
            <w:rPr>
              <w:rFonts w:asciiTheme="minorHAnsi" w:hAnsiTheme="minorHAnsi" w:cs="Arial"/>
              <w:color w:val="000000" w:themeColor="text1"/>
              <w:lang w:val="en-GB"/>
            </w:rPr>
            <w:delText>variances of the household biting weights for each site.</w:delText>
          </w:r>
        </w:del>
        <w:r w:rsidR="002A5ED8">
          <w:rPr>
            <w:rFonts w:asciiTheme="minorHAnsi" w:hAnsiTheme="minorHAnsi" w:cs="Arial"/>
            <w:color w:val="000000" w:themeColor="text1"/>
            <w:lang w:val="en-GB"/>
          </w:rPr>
          <w:t xml:space="preserve"> </w:t>
        </w:r>
      </w:ins>
      <w:del w:id="276" w:author="Author">
        <w:r w:rsidRPr="006F0C8E" w:rsidDel="002A5ED8">
          <w:rPr>
            <w:rFonts w:asciiTheme="minorHAnsi" w:hAnsiTheme="minorHAnsi" w:cs="Arial"/>
            <w:color w:val="000000" w:themeColor="text1"/>
            <w:lang w:val="en-GB"/>
          </w:rPr>
          <w:delText xml:space="preserve"> </w:delText>
        </w:r>
      </w:del>
      <w:ins w:id="277" w:author="Author">
        <w:r w:rsidR="00306E1B">
          <w:rPr>
            <w:rFonts w:asciiTheme="minorHAnsi" w:hAnsiTheme="minorHAnsi" w:cs="Arial"/>
            <w:color w:val="000000" w:themeColor="text1"/>
            <w:lang w:val="en-GB"/>
          </w:rPr>
          <w:t xml:space="preserve"> A table</w:t>
        </w:r>
        <w:r w:rsidR="00693608">
          <w:rPr>
            <w:rFonts w:asciiTheme="minorHAnsi" w:hAnsiTheme="minorHAnsi" w:cs="Arial"/>
            <w:color w:val="000000" w:themeColor="text1"/>
            <w:lang w:val="en-GB"/>
          </w:rPr>
          <w:t xml:space="preserve"> for each site</w:t>
        </w:r>
        <w:r w:rsidR="00306E1B">
          <w:rPr>
            <w:rFonts w:asciiTheme="minorHAnsi" w:hAnsiTheme="minorHAnsi" w:cs="Arial"/>
            <w:color w:val="000000" w:themeColor="text1"/>
            <w:lang w:val="en-GB"/>
          </w:rPr>
          <w:t xml:space="preserve"> containing a row for each observation: the count, the computed expected number of bites for that day, the biting weight for the individual is available for download</w:t>
        </w:r>
        <w:r w:rsidR="00471DE8">
          <w:rPr>
            <w:rFonts w:asciiTheme="minorHAnsi" w:hAnsiTheme="minorHAnsi" w:cs="Arial"/>
            <w:color w:val="000000" w:themeColor="text1"/>
            <w:lang w:val="en-GB"/>
          </w:rPr>
          <w:t xml:space="preserve"> (</w:t>
        </w:r>
        <w:r w:rsidR="00471DE8">
          <w:rPr>
            <w:rFonts w:asciiTheme="minorHAnsi" w:hAnsiTheme="minorHAnsi" w:cs="Arial"/>
            <w:color w:val="000000" w:themeColor="text1"/>
            <w:lang w:val="en-GB"/>
          </w:rPr>
          <w:fldChar w:fldCharType="begin"/>
        </w:r>
        <w:r w:rsidR="00471DE8">
          <w:rPr>
            <w:rFonts w:asciiTheme="minorHAnsi" w:hAnsiTheme="minorHAnsi" w:cs="Arial"/>
            <w:color w:val="000000" w:themeColor="text1"/>
            <w:lang w:val="en-GB"/>
          </w:rPr>
          <w:instrText xml:space="preserve"> HYPERLINK "</w:instrText>
        </w:r>
        <w:r w:rsidR="00471DE8" w:rsidRPr="00471DE8">
          <w:rPr>
            <w:rFonts w:asciiTheme="minorHAnsi" w:hAnsiTheme="minorHAnsi" w:cs="Arial"/>
            <w:color w:val="000000" w:themeColor="text1"/>
            <w:lang w:val="en-GB"/>
          </w:rPr>
          <w:instrText>https://figshare.com/articles/Uganda_environmental_covariates_csv/6797408/3</w:instrText>
        </w:r>
        <w:r w:rsidR="00471DE8">
          <w:rPr>
            <w:rFonts w:asciiTheme="minorHAnsi" w:hAnsiTheme="minorHAnsi" w:cs="Arial"/>
            <w:color w:val="000000" w:themeColor="text1"/>
            <w:lang w:val="en-GB"/>
          </w:rPr>
          <w:instrText xml:space="preserve">" </w:instrText>
        </w:r>
        <w:r w:rsidR="00471DE8">
          <w:rPr>
            <w:rFonts w:asciiTheme="minorHAnsi" w:hAnsiTheme="minorHAnsi" w:cs="Arial"/>
            <w:color w:val="000000" w:themeColor="text1"/>
            <w:lang w:val="en-GB"/>
          </w:rPr>
          <w:fldChar w:fldCharType="separate"/>
        </w:r>
        <w:r w:rsidR="00471DE8" w:rsidRPr="00EC25B2">
          <w:rPr>
            <w:rStyle w:val="Hyperlink"/>
            <w:rFonts w:asciiTheme="minorHAnsi" w:hAnsiTheme="minorHAnsi" w:cs="Arial"/>
            <w:lang w:val="en-GB"/>
          </w:rPr>
          <w:t>https://figshare.com/articles/Uganda_environmental_covariates_csv/6797408/3</w:t>
        </w:r>
        <w:r w:rsidR="00471DE8">
          <w:rPr>
            <w:rFonts w:asciiTheme="minorHAnsi" w:hAnsiTheme="minorHAnsi" w:cs="Arial"/>
            <w:color w:val="000000" w:themeColor="text1"/>
            <w:lang w:val="en-GB"/>
          </w:rPr>
          <w:fldChar w:fldCharType="end"/>
        </w:r>
        <w:r w:rsidR="00471DE8">
          <w:rPr>
            <w:rFonts w:asciiTheme="minorHAnsi" w:hAnsiTheme="minorHAnsi" w:cs="Arial"/>
            <w:color w:val="000000" w:themeColor="text1"/>
            <w:lang w:val="en-GB"/>
          </w:rPr>
          <w:t xml:space="preserve">) </w:t>
        </w:r>
        <w:r w:rsidR="00306E1B">
          <w:rPr>
            <w:rFonts w:asciiTheme="minorHAnsi" w:hAnsiTheme="minorHAnsi" w:cs="Arial"/>
            <w:color w:val="000000" w:themeColor="text1"/>
            <w:lang w:val="en-GB"/>
          </w:rPr>
          <w:t xml:space="preserve">. </w:t>
        </w:r>
        <w:del w:id="278" w:author="Author">
          <w:r w:rsidR="002A5ED8" w:rsidDel="00306E1B">
            <w:rPr>
              <w:rFonts w:asciiTheme="minorHAnsi" w:hAnsiTheme="minorHAnsi" w:cs="Arial"/>
              <w:color w:val="000000" w:themeColor="text1"/>
              <w:lang w:val="en-GB"/>
            </w:rPr>
            <w:delText xml:space="preserve"> </w:delText>
          </w:r>
        </w:del>
      </w:ins>
    </w:p>
    <w:p w14:paraId="74805583" w14:textId="77777777" w:rsidR="00763CCF" w:rsidRPr="009F35C2" w:rsidRDefault="00763CCF" w:rsidP="009F35C2">
      <w:pPr>
        <w:pStyle w:val="Heading1"/>
        <w:ind w:firstLine="0"/>
        <w:rPr>
          <w:lang w:val="en-GB"/>
        </w:rPr>
      </w:pPr>
      <w:r w:rsidRPr="009F35C2">
        <w:rPr>
          <w:lang w:val="en-GB"/>
        </w:rPr>
        <w:t>Data availability</w:t>
      </w:r>
    </w:p>
    <w:p w14:paraId="7A5D78AC" w14:textId="48899783" w:rsidR="00763CCF" w:rsidRPr="00245323" w:rsidRDefault="00DD5859" w:rsidP="005C7C3E">
      <w:pPr>
        <w:spacing w:line="480" w:lineRule="auto"/>
        <w:rPr>
          <w:rFonts w:asciiTheme="minorHAnsi" w:eastAsia="Times New Roman" w:hAnsiTheme="minorHAnsi" w:cstheme="minorHAnsi"/>
          <w:lang w:eastAsia="zh-CN"/>
        </w:rPr>
      </w:pPr>
      <w:r w:rsidRPr="00245323">
        <w:rPr>
          <w:rFonts w:asciiTheme="minorHAnsi" w:hAnsiTheme="minorHAnsi" w:cstheme="minorHAnsi"/>
          <w:color w:val="000000" w:themeColor="text1"/>
          <w:lang w:val="en-GB"/>
        </w:rPr>
        <w:t xml:space="preserve">The primary data generated and analysed during the current study are available </w:t>
      </w:r>
      <w:r w:rsidR="00245323" w:rsidRPr="00245323">
        <w:rPr>
          <w:rFonts w:asciiTheme="minorHAnsi" w:hAnsiTheme="minorHAnsi" w:cstheme="minorHAnsi"/>
          <w:color w:val="000000" w:themeColor="text1"/>
          <w:lang w:val="en-GB"/>
        </w:rPr>
        <w:t>at</w:t>
      </w:r>
      <w:r w:rsidR="002B640A">
        <w:rPr>
          <w:rFonts w:asciiTheme="minorHAnsi" w:hAnsiTheme="minorHAnsi" w:cstheme="minorHAnsi"/>
          <w:color w:val="000000" w:themeColor="text1"/>
          <w:lang w:val="en-GB"/>
        </w:rPr>
        <w:t xml:space="preserve"> </w:t>
      </w:r>
      <w:proofErr w:type="spellStart"/>
      <w:r w:rsidR="002B640A">
        <w:rPr>
          <w:rFonts w:asciiTheme="minorHAnsi" w:hAnsiTheme="minorHAnsi" w:cstheme="minorHAnsi"/>
          <w:color w:val="000000" w:themeColor="text1"/>
          <w:lang w:val="en-GB"/>
        </w:rPr>
        <w:t>figshare</w:t>
      </w:r>
      <w:proofErr w:type="spellEnd"/>
      <w:r w:rsidR="00245323" w:rsidRPr="00245323">
        <w:rPr>
          <w:rFonts w:asciiTheme="minorHAnsi" w:hAnsiTheme="minorHAnsi" w:cstheme="minorHAnsi"/>
          <w:color w:val="000000" w:themeColor="text1"/>
          <w:lang w:val="en-GB"/>
        </w:rPr>
        <w:t xml:space="preserve"> </w:t>
      </w:r>
      <w:r w:rsidR="002B640A">
        <w:rPr>
          <w:rFonts w:asciiTheme="minorHAnsi" w:hAnsiTheme="minorHAnsi" w:cstheme="minorHAnsi"/>
          <w:color w:val="000000" w:themeColor="text1"/>
          <w:lang w:val="en-GB"/>
        </w:rPr>
        <w:t>(</w:t>
      </w:r>
      <w:hyperlink r:id="rId16" w:history="1">
        <w:r w:rsidR="00245323" w:rsidRPr="00245323">
          <w:rPr>
            <w:rStyle w:val="Hyperlink"/>
            <w:rFonts w:asciiTheme="minorHAnsi" w:eastAsia="Times New Roman" w:hAnsiTheme="minorHAnsi" w:cstheme="minorHAnsi"/>
            <w:shd w:val="clear" w:color="auto" w:fill="FFFFFF"/>
            <w:lang w:eastAsia="zh-CN"/>
          </w:rPr>
          <w:t>https://doi.org/10.6084/m9.figshare.6797408.v3</w:t>
        </w:r>
      </w:hyperlink>
      <w:r w:rsidR="002B640A">
        <w:rPr>
          <w:rFonts w:asciiTheme="minorHAnsi" w:eastAsia="Times New Roman" w:hAnsiTheme="minorHAnsi" w:cstheme="minorHAnsi"/>
          <w:color w:val="222222"/>
          <w:shd w:val="clear" w:color="auto" w:fill="FFFFFF"/>
          <w:lang w:eastAsia="zh-CN"/>
        </w:rPr>
        <w:t>)</w:t>
      </w:r>
      <w:r w:rsidR="00245323">
        <w:rPr>
          <w:rFonts w:asciiTheme="minorHAnsi" w:eastAsia="Times New Roman" w:hAnsiTheme="minorHAnsi" w:cstheme="minorHAnsi"/>
          <w:lang w:eastAsia="zh-CN"/>
        </w:rPr>
        <w:t>.</w:t>
      </w:r>
      <w:r w:rsidR="00245323" w:rsidRPr="00245323">
        <w:rPr>
          <w:rFonts w:asciiTheme="minorHAnsi" w:eastAsia="Times New Roman" w:hAnsiTheme="minorHAnsi" w:cstheme="minorHAnsi"/>
          <w:lang w:eastAsia="zh-CN"/>
        </w:rPr>
        <w:t xml:space="preserve"> </w:t>
      </w:r>
      <w:r w:rsidR="00245323">
        <w:rPr>
          <w:rFonts w:asciiTheme="minorHAnsi" w:eastAsia="Times New Roman" w:hAnsiTheme="minorHAnsi" w:cstheme="minorHAnsi"/>
          <w:lang w:eastAsia="zh-CN"/>
        </w:rPr>
        <w:t>O</w:t>
      </w:r>
      <w:r w:rsidR="00245323" w:rsidRPr="00245323">
        <w:rPr>
          <w:rFonts w:asciiTheme="minorHAnsi" w:eastAsia="Times New Roman" w:hAnsiTheme="minorHAnsi" w:cstheme="minorHAnsi"/>
          <w:lang w:eastAsia="zh-CN"/>
        </w:rPr>
        <w:t>ther data</w:t>
      </w:r>
      <w:r w:rsidR="00245323">
        <w:rPr>
          <w:rFonts w:asciiTheme="minorHAnsi" w:eastAsia="Times New Roman" w:hAnsiTheme="minorHAnsi" w:cstheme="minorHAnsi"/>
          <w:lang w:eastAsia="zh-CN"/>
        </w:rPr>
        <w:t xml:space="preserve"> from the same study </w:t>
      </w:r>
      <w:r w:rsidR="00245323" w:rsidRPr="00245323">
        <w:rPr>
          <w:rFonts w:asciiTheme="minorHAnsi" w:eastAsia="Times New Roman" w:hAnsiTheme="minorHAnsi" w:cstheme="minorHAnsi"/>
          <w:lang w:eastAsia="zh-CN"/>
        </w:rPr>
        <w:t xml:space="preserve">can be </w:t>
      </w:r>
      <w:r w:rsidR="00245323" w:rsidRPr="00245323">
        <w:rPr>
          <w:rFonts w:asciiTheme="minorHAnsi" w:eastAsia="Times New Roman" w:hAnsiTheme="minorHAnsi" w:cstheme="minorHAnsi"/>
          <w:lang w:eastAsia="zh-CN"/>
        </w:rPr>
        <w:lastRenderedPageBreak/>
        <w:t>found</w:t>
      </w:r>
      <w:r w:rsidR="005C7C3E">
        <w:rPr>
          <w:rFonts w:asciiTheme="minorHAnsi" w:eastAsia="Times New Roman" w:hAnsiTheme="minorHAnsi" w:cstheme="minorHAnsi"/>
          <w:lang w:eastAsia="zh-CN"/>
        </w:rPr>
        <w:t xml:space="preserve"> </w:t>
      </w:r>
      <w:r w:rsidRPr="00245323">
        <w:rPr>
          <w:rFonts w:asciiTheme="minorHAnsi" w:hAnsiTheme="minorHAnsi" w:cstheme="minorHAnsi"/>
          <w:color w:val="000000" w:themeColor="text1"/>
          <w:lang w:val="en-GB"/>
        </w:rPr>
        <w:t xml:space="preserve">in the Clinical Epidemiology Database Resources repository </w:t>
      </w:r>
      <w:r w:rsidR="00763CCF" w:rsidRPr="00245323">
        <w:rPr>
          <w:rFonts w:asciiTheme="minorHAnsi" w:hAnsiTheme="minorHAnsi" w:cstheme="minorHAnsi"/>
          <w:color w:val="000000" w:themeColor="text1"/>
          <w:lang w:val="en-GB"/>
        </w:rPr>
        <w:t>(</w:t>
      </w:r>
      <w:hyperlink r:id="rId17" w:tgtFrame="_blank" w:history="1">
        <w:r w:rsidR="00763CCF" w:rsidRPr="00245323">
          <w:rPr>
            <w:rStyle w:val="Hyperlink"/>
            <w:rFonts w:asciiTheme="minorHAnsi" w:hAnsiTheme="minorHAnsi" w:cstheme="minorHAnsi"/>
            <w:lang w:val="en-GB"/>
          </w:rPr>
          <w:t>https://clinepidb.org/ce/app</w:t>
        </w:r>
      </w:hyperlink>
      <w:r w:rsidR="005C7C3E">
        <w:rPr>
          <w:rFonts w:asciiTheme="minorHAnsi" w:hAnsiTheme="minorHAnsi" w:cstheme="minorHAnsi"/>
          <w:lang w:val="en-GB"/>
        </w:rPr>
        <w:t>).</w:t>
      </w:r>
    </w:p>
    <w:p w14:paraId="6EEB68E0" w14:textId="77777777" w:rsidR="00763CCF" w:rsidRPr="009F35C2" w:rsidRDefault="00763CCF" w:rsidP="009F35C2">
      <w:pPr>
        <w:pStyle w:val="Heading1"/>
        <w:ind w:firstLine="0"/>
        <w:rPr>
          <w:lang w:val="en-GB"/>
        </w:rPr>
      </w:pPr>
      <w:r w:rsidRPr="009F35C2">
        <w:rPr>
          <w:lang w:val="en-GB"/>
        </w:rPr>
        <w:t>Code availability</w:t>
      </w:r>
    </w:p>
    <w:p w14:paraId="76455EB7" w14:textId="5B4EAE05" w:rsidR="00DB758D" w:rsidRPr="009F35C2" w:rsidRDefault="003B7988" w:rsidP="00C14014">
      <w:pPr>
        <w:spacing w:line="480" w:lineRule="auto"/>
        <w:rPr>
          <w:rFonts w:eastAsia="Times New Roman"/>
          <w:color w:val="000000" w:themeColor="text1"/>
          <w:lang w:val="en-GB"/>
        </w:rPr>
      </w:pPr>
      <w:r w:rsidRPr="009F35C2">
        <w:rPr>
          <w:rFonts w:asciiTheme="minorHAnsi" w:hAnsiTheme="minorHAnsi" w:cs="Arial"/>
          <w:color w:val="000000" w:themeColor="text1"/>
          <w:lang w:val="en-GB"/>
        </w:rPr>
        <w:t xml:space="preserve">All code used for these analyses </w:t>
      </w:r>
      <w:r w:rsidR="00A97350">
        <w:rPr>
          <w:rFonts w:asciiTheme="minorHAnsi" w:hAnsiTheme="minorHAnsi" w:cs="Arial"/>
          <w:color w:val="000000" w:themeColor="text1"/>
          <w:lang w:val="en-GB"/>
        </w:rPr>
        <w:t xml:space="preserve">was also used for a previous paper. It </w:t>
      </w:r>
      <w:r w:rsidRPr="009F35C2">
        <w:rPr>
          <w:rFonts w:asciiTheme="minorHAnsi" w:hAnsiTheme="minorHAnsi" w:cs="Arial"/>
          <w:color w:val="000000" w:themeColor="text1"/>
          <w:lang w:val="en-GB"/>
        </w:rPr>
        <w:t>is publicly available online at</w:t>
      </w:r>
      <w:r w:rsidR="00A97350">
        <w:rPr>
          <w:rFonts w:asciiTheme="minorHAnsi" w:hAnsiTheme="minorHAnsi" w:cs="Arial"/>
          <w:color w:val="000000" w:themeColor="text1"/>
          <w:lang w:val="en-GB"/>
        </w:rPr>
        <w:t xml:space="preserve"> </w:t>
      </w:r>
      <w:hyperlink r:id="rId18" w:history="1">
        <w:r w:rsidR="00A97350" w:rsidRPr="009069E8">
          <w:rPr>
            <w:rStyle w:val="Hyperlink"/>
            <w:rFonts w:asciiTheme="minorHAnsi" w:hAnsiTheme="minorHAnsi" w:cs="Arial"/>
            <w:lang w:val="en-GB"/>
          </w:rPr>
          <w:t>https://gatesopenresearch.s3.amazonaws.com/supplementary/12838/f7b1ea69-1fb5-46e5-98d8-5601c4d6f731.R</w:t>
        </w:r>
      </w:hyperlink>
      <w:r w:rsidR="005C7C3E">
        <w:rPr>
          <w:rFonts w:asciiTheme="minorHAnsi" w:hAnsiTheme="minorHAnsi" w:cs="Arial"/>
          <w:color w:val="000000" w:themeColor="text1"/>
          <w:lang w:val="en-GB"/>
        </w:rPr>
        <w:t>.</w:t>
      </w:r>
      <w:r w:rsidR="00DB758D" w:rsidRPr="009F35C2">
        <w:rPr>
          <w:rFonts w:eastAsia="Times New Roman"/>
          <w:color w:val="000000" w:themeColor="text1"/>
          <w:kern w:val="36"/>
          <w:sz w:val="32"/>
          <w:szCs w:val="32"/>
          <w:lang w:val="en-GB"/>
        </w:rPr>
        <w:br w:type="page"/>
      </w:r>
    </w:p>
    <w:p w14:paraId="5E4F7DDA" w14:textId="77777777" w:rsidR="00DB758D" w:rsidRPr="009F35C2" w:rsidRDefault="00DB758D" w:rsidP="00DB758D">
      <w:pPr>
        <w:rPr>
          <w:b/>
          <w:color w:val="000000" w:themeColor="text1"/>
          <w:sz w:val="32"/>
          <w:lang w:val="en-GB"/>
        </w:rPr>
      </w:pPr>
    </w:p>
    <w:p w14:paraId="2A9BF946" w14:textId="55217C19" w:rsidR="00DB758D" w:rsidRPr="009F35C2" w:rsidRDefault="006F47C2" w:rsidP="00DB758D">
      <w:pPr>
        <w:pStyle w:val="Heading1"/>
        <w:rPr>
          <w:lang w:val="en-GB"/>
        </w:rPr>
      </w:pPr>
      <w:r>
        <w:rPr>
          <w:lang w:val="en-GB"/>
        </w:rPr>
        <w:t>References</w:t>
      </w:r>
    </w:p>
    <w:p w14:paraId="20586D1C" w14:textId="77777777" w:rsidR="00A57AF0" w:rsidRDefault="00DB758D" w:rsidP="00A57AF0">
      <w:pPr>
        <w:tabs>
          <w:tab w:val="left" w:pos="640"/>
        </w:tabs>
        <w:autoSpaceDE w:val="0"/>
        <w:autoSpaceDN w:val="0"/>
        <w:adjustRightInd w:val="0"/>
        <w:ind w:left="640" w:hanging="640"/>
        <w:rPr>
          <w:ins w:id="279" w:author="Author"/>
          <w:rFonts w:ascii="Helvetica" w:hAnsi="Helvetica" w:cs="Helvetica"/>
        </w:rPr>
      </w:pPr>
      <w:r w:rsidRPr="00CA0F87">
        <w:rPr>
          <w:rFonts w:asciiTheme="minorHAnsi" w:hAnsiTheme="minorHAnsi" w:cstheme="minorHAnsi"/>
          <w:sz w:val="22"/>
          <w:szCs w:val="22"/>
          <w:lang w:val="en-GB"/>
          <w:rPrChange w:id="280" w:author="Author">
            <w:rPr>
              <w:lang w:val="en-GB"/>
            </w:rPr>
          </w:rPrChange>
        </w:rPr>
        <w:fldChar w:fldCharType="begin"/>
      </w:r>
      <w:r w:rsidRPr="00CA0F87">
        <w:rPr>
          <w:rFonts w:asciiTheme="minorHAnsi" w:hAnsiTheme="minorHAnsi" w:cstheme="minorHAnsi"/>
          <w:sz w:val="22"/>
          <w:szCs w:val="22"/>
          <w:lang w:val="en-GB"/>
          <w:rPrChange w:id="281" w:author="Author">
            <w:rPr>
              <w:lang w:val="en-GB"/>
            </w:rPr>
          </w:rPrChange>
        </w:rPr>
        <w:instrText xml:space="preserve"> ADDIN PAPERS2_CITATIONS &lt;papers2_bibliography/&gt;</w:instrText>
      </w:r>
      <w:r w:rsidRPr="00CA0F87">
        <w:rPr>
          <w:rFonts w:asciiTheme="minorHAnsi" w:hAnsiTheme="minorHAnsi" w:cstheme="minorHAnsi"/>
          <w:sz w:val="22"/>
          <w:szCs w:val="22"/>
          <w:lang w:val="en-GB"/>
          <w:rPrChange w:id="282" w:author="Author">
            <w:rPr>
              <w:lang w:val="en-GB"/>
            </w:rPr>
          </w:rPrChange>
        </w:rPr>
        <w:fldChar w:fldCharType="separate"/>
      </w:r>
      <w:ins w:id="283" w:author="Author">
        <w:r w:rsidR="00A57AF0">
          <w:rPr>
            <w:rFonts w:ascii="Helvetica" w:hAnsi="Helvetica" w:cs="Helvetica"/>
          </w:rPr>
          <w:t>1.</w:t>
        </w:r>
        <w:r w:rsidR="00A57AF0">
          <w:rPr>
            <w:rFonts w:ascii="Helvetica" w:hAnsi="Helvetica" w:cs="Helvetica"/>
          </w:rPr>
          <w:tab/>
        </w:r>
        <w:proofErr w:type="spellStart"/>
        <w:r w:rsidR="00A57AF0">
          <w:rPr>
            <w:rFonts w:ascii="Helvetica" w:hAnsi="Helvetica" w:cs="Helvetica"/>
          </w:rPr>
          <w:t>Woolhouse</w:t>
        </w:r>
        <w:proofErr w:type="spellEnd"/>
        <w:r w:rsidR="00A57AF0">
          <w:rPr>
            <w:rFonts w:ascii="Helvetica" w:hAnsi="Helvetica" w:cs="Helvetica"/>
          </w:rPr>
          <w:t xml:space="preserve">, M. E. J. </w:t>
        </w:r>
        <w:r w:rsidR="00A57AF0">
          <w:rPr>
            <w:rFonts w:ascii="Helvetica" w:hAnsi="Helvetica" w:cs="Helvetica"/>
            <w:i/>
            <w:iCs/>
          </w:rPr>
          <w:t>et al.</w:t>
        </w:r>
        <w:r w:rsidR="00A57AF0">
          <w:rPr>
            <w:rFonts w:ascii="Helvetica" w:hAnsi="Helvetica" w:cs="Helvetica"/>
          </w:rPr>
          <w:t xml:space="preserve"> Heterogeneities in the transmission of infectious agents: implications for the design of control programs. </w:t>
        </w:r>
        <w:r w:rsidR="00A57AF0">
          <w:rPr>
            <w:rFonts w:ascii="Helvetica" w:hAnsi="Helvetica" w:cs="Helvetica"/>
            <w:i/>
            <w:iCs/>
          </w:rPr>
          <w:t>PNAS</w:t>
        </w:r>
        <w:r w:rsidR="00A57AF0">
          <w:rPr>
            <w:rFonts w:ascii="Helvetica" w:hAnsi="Helvetica" w:cs="Helvetica"/>
          </w:rPr>
          <w:t xml:space="preserve"> </w:t>
        </w:r>
        <w:r w:rsidR="00A57AF0">
          <w:rPr>
            <w:rFonts w:ascii="Helvetica" w:hAnsi="Helvetica" w:cs="Helvetica"/>
            <w:b/>
            <w:bCs/>
          </w:rPr>
          <w:t>94,</w:t>
        </w:r>
        <w:r w:rsidR="00A57AF0">
          <w:rPr>
            <w:rFonts w:ascii="Helvetica" w:hAnsi="Helvetica" w:cs="Helvetica"/>
          </w:rPr>
          <w:t xml:space="preserve"> 338–342 (1997).</w:t>
        </w:r>
      </w:ins>
    </w:p>
    <w:p w14:paraId="7B5E8E61" w14:textId="77777777" w:rsidR="00A57AF0" w:rsidRDefault="00A57AF0" w:rsidP="00A57AF0">
      <w:pPr>
        <w:tabs>
          <w:tab w:val="left" w:pos="640"/>
        </w:tabs>
        <w:autoSpaceDE w:val="0"/>
        <w:autoSpaceDN w:val="0"/>
        <w:adjustRightInd w:val="0"/>
        <w:ind w:left="640" w:hanging="640"/>
        <w:rPr>
          <w:ins w:id="284" w:author="Author"/>
          <w:rFonts w:ascii="Helvetica" w:hAnsi="Helvetica" w:cs="Helvetica"/>
        </w:rPr>
      </w:pPr>
      <w:ins w:id="285" w:author="Author">
        <w:r>
          <w:rPr>
            <w:rFonts w:ascii="Helvetica" w:hAnsi="Helvetica" w:cs="Helvetica"/>
          </w:rPr>
          <w:t>2.</w:t>
        </w:r>
        <w:r>
          <w:rPr>
            <w:rFonts w:ascii="Helvetica" w:hAnsi="Helvetica" w:cs="Helvetica"/>
          </w:rPr>
          <w:tab/>
          <w:t xml:space="preserve">Lloyd-Smith, J. O., Schreiber, S. J., Kopp, P. E. &amp; Getz, W. M. Superspreading and the effect of individual variation on disease emergence. </w:t>
        </w:r>
        <w:r>
          <w:rPr>
            <w:rFonts w:ascii="Helvetica" w:hAnsi="Helvetica" w:cs="Helvetica"/>
            <w:i/>
            <w:iCs/>
          </w:rPr>
          <w:t>Nature</w:t>
        </w:r>
        <w:r>
          <w:rPr>
            <w:rFonts w:ascii="Helvetica" w:hAnsi="Helvetica" w:cs="Helvetica"/>
          </w:rPr>
          <w:t xml:space="preserve"> </w:t>
        </w:r>
        <w:r>
          <w:rPr>
            <w:rFonts w:ascii="Helvetica" w:hAnsi="Helvetica" w:cs="Helvetica"/>
            <w:b/>
            <w:bCs/>
          </w:rPr>
          <w:t>438,</w:t>
        </w:r>
        <w:r>
          <w:rPr>
            <w:rFonts w:ascii="Helvetica" w:hAnsi="Helvetica" w:cs="Helvetica"/>
          </w:rPr>
          <w:t xml:space="preserve"> 355–359 (2005).</w:t>
        </w:r>
      </w:ins>
    </w:p>
    <w:p w14:paraId="75891CD1" w14:textId="77777777" w:rsidR="00A57AF0" w:rsidRDefault="00A57AF0" w:rsidP="00A57AF0">
      <w:pPr>
        <w:tabs>
          <w:tab w:val="left" w:pos="640"/>
        </w:tabs>
        <w:autoSpaceDE w:val="0"/>
        <w:autoSpaceDN w:val="0"/>
        <w:adjustRightInd w:val="0"/>
        <w:ind w:left="640" w:hanging="640"/>
        <w:rPr>
          <w:ins w:id="286" w:author="Author"/>
          <w:rFonts w:ascii="Helvetica" w:hAnsi="Helvetica" w:cs="Helvetica"/>
        </w:rPr>
      </w:pPr>
      <w:ins w:id="287" w:author="Author">
        <w:r>
          <w:rPr>
            <w:rFonts w:ascii="Helvetica" w:hAnsi="Helvetica" w:cs="Helvetica"/>
          </w:rPr>
          <w:t>3.</w:t>
        </w:r>
        <w:r>
          <w:rPr>
            <w:rFonts w:ascii="Helvetica" w:hAnsi="Helvetica" w:cs="Helvetica"/>
          </w:rPr>
          <w:tab/>
          <w:t xml:space="preserve">Smith, D. L., McKenzie, F. E., Snow, R. W. &amp; Hay, S. I. Revisiting the basic reproductive number for malaria and its implications for malaria control. </w:t>
        </w:r>
        <w:proofErr w:type="spellStart"/>
        <w:r>
          <w:rPr>
            <w:rFonts w:ascii="Helvetica" w:hAnsi="Helvetica" w:cs="Helvetica"/>
            <w:i/>
            <w:iCs/>
          </w:rPr>
          <w:t>PloS</w:t>
        </w:r>
        <w:proofErr w:type="spellEnd"/>
        <w:r>
          <w:rPr>
            <w:rFonts w:ascii="Helvetica" w:hAnsi="Helvetica" w:cs="Helvetica"/>
            <w:i/>
            <w:iCs/>
          </w:rPr>
          <w:t xml:space="preserve"> Biol.</w:t>
        </w:r>
        <w:r>
          <w:rPr>
            <w:rFonts w:ascii="Helvetica" w:hAnsi="Helvetica" w:cs="Helvetica"/>
          </w:rPr>
          <w:t xml:space="preserve"> </w:t>
        </w:r>
        <w:r>
          <w:rPr>
            <w:rFonts w:ascii="Helvetica" w:hAnsi="Helvetica" w:cs="Helvetica"/>
            <w:b/>
            <w:bCs/>
          </w:rPr>
          <w:t>5,</w:t>
        </w:r>
        <w:r>
          <w:rPr>
            <w:rFonts w:ascii="Helvetica" w:hAnsi="Helvetica" w:cs="Helvetica"/>
          </w:rPr>
          <w:t xml:space="preserve"> e42 (2007).</w:t>
        </w:r>
      </w:ins>
    </w:p>
    <w:p w14:paraId="28236840" w14:textId="77777777" w:rsidR="00A57AF0" w:rsidRPr="00CA0F87" w:rsidRDefault="00A57AF0" w:rsidP="00A57AF0">
      <w:pPr>
        <w:tabs>
          <w:tab w:val="left" w:pos="640"/>
        </w:tabs>
        <w:autoSpaceDE w:val="0"/>
        <w:autoSpaceDN w:val="0"/>
        <w:adjustRightInd w:val="0"/>
        <w:ind w:left="640" w:hanging="640"/>
        <w:rPr>
          <w:ins w:id="288" w:author="Author"/>
          <w:rFonts w:ascii="Helvetica" w:hAnsi="Helvetica" w:cs="Helvetica"/>
          <w:lang w:val="fr-FR"/>
          <w:rPrChange w:id="289" w:author="Author">
            <w:rPr>
              <w:ins w:id="290" w:author="Author"/>
              <w:rFonts w:ascii="Helvetica" w:hAnsi="Helvetica" w:cs="Helvetica"/>
            </w:rPr>
          </w:rPrChange>
        </w:rPr>
      </w:pPr>
      <w:ins w:id="291" w:author="Author">
        <w:r>
          <w:rPr>
            <w:rFonts w:ascii="Helvetica" w:hAnsi="Helvetica" w:cs="Helvetica"/>
          </w:rPr>
          <w:t>4.</w:t>
        </w:r>
        <w:r>
          <w:rPr>
            <w:rFonts w:ascii="Helvetica" w:hAnsi="Helvetica" w:cs="Helvetica"/>
          </w:rPr>
          <w:tab/>
        </w:r>
        <w:proofErr w:type="spellStart"/>
        <w:r>
          <w:rPr>
            <w:rFonts w:ascii="Helvetica" w:hAnsi="Helvetica" w:cs="Helvetica"/>
          </w:rPr>
          <w:t>Bousema</w:t>
        </w:r>
        <w:proofErr w:type="spellEnd"/>
        <w:r>
          <w:rPr>
            <w:rFonts w:ascii="Helvetica" w:hAnsi="Helvetica" w:cs="Helvetica"/>
          </w:rPr>
          <w:t xml:space="preserve">, T. J., Griffin, J. T., </w:t>
        </w:r>
        <w:proofErr w:type="spellStart"/>
        <w:r>
          <w:rPr>
            <w:rFonts w:ascii="Helvetica" w:hAnsi="Helvetica" w:cs="Helvetica"/>
          </w:rPr>
          <w:t>Sauerwein</w:t>
        </w:r>
        <w:proofErr w:type="spellEnd"/>
        <w:r>
          <w:rPr>
            <w:rFonts w:ascii="Helvetica" w:hAnsi="Helvetica" w:cs="Helvetica"/>
          </w:rPr>
          <w:t xml:space="preserve">, R. W. &amp; Smith, D. L. Hitting hotspots: spatial targeting of malaria for control and elimination. </w:t>
        </w:r>
        <w:proofErr w:type="spellStart"/>
        <w:r w:rsidRPr="00CA0F87">
          <w:rPr>
            <w:rFonts w:ascii="Helvetica" w:hAnsi="Helvetica" w:cs="Helvetica"/>
            <w:i/>
            <w:iCs/>
            <w:lang w:val="fr-FR"/>
            <w:rPrChange w:id="292" w:author="Author">
              <w:rPr>
                <w:rFonts w:ascii="Helvetica" w:hAnsi="Helvetica" w:cs="Helvetica"/>
                <w:i/>
                <w:iCs/>
              </w:rPr>
            </w:rPrChange>
          </w:rPr>
          <w:t>PLoS</w:t>
        </w:r>
        <w:proofErr w:type="spellEnd"/>
        <w:r w:rsidRPr="00CA0F87">
          <w:rPr>
            <w:rFonts w:ascii="Helvetica" w:hAnsi="Helvetica" w:cs="Helvetica"/>
            <w:i/>
            <w:iCs/>
            <w:lang w:val="fr-FR"/>
            <w:rPrChange w:id="293" w:author="Author">
              <w:rPr>
                <w:rFonts w:ascii="Helvetica" w:hAnsi="Helvetica" w:cs="Helvetica"/>
                <w:i/>
                <w:iCs/>
              </w:rPr>
            </w:rPrChange>
          </w:rPr>
          <w:t xml:space="preserve"> Med</w:t>
        </w:r>
        <w:r w:rsidRPr="00CA0F87">
          <w:rPr>
            <w:rFonts w:ascii="Helvetica" w:hAnsi="Helvetica" w:cs="Helvetica"/>
            <w:lang w:val="fr-FR"/>
            <w:rPrChange w:id="294" w:author="Author">
              <w:rPr>
                <w:rFonts w:ascii="Helvetica" w:hAnsi="Helvetica" w:cs="Helvetica"/>
              </w:rPr>
            </w:rPrChange>
          </w:rPr>
          <w:t xml:space="preserve"> (2012). doi:10.1371/journal.pmed.1001165.t001</w:t>
        </w:r>
      </w:ins>
    </w:p>
    <w:p w14:paraId="71632F7F" w14:textId="77777777" w:rsidR="00A57AF0" w:rsidRDefault="00A57AF0" w:rsidP="00A57AF0">
      <w:pPr>
        <w:tabs>
          <w:tab w:val="left" w:pos="640"/>
        </w:tabs>
        <w:autoSpaceDE w:val="0"/>
        <w:autoSpaceDN w:val="0"/>
        <w:adjustRightInd w:val="0"/>
        <w:ind w:left="640" w:hanging="640"/>
        <w:rPr>
          <w:ins w:id="295" w:author="Author"/>
          <w:rFonts w:ascii="Helvetica" w:hAnsi="Helvetica" w:cs="Helvetica"/>
        </w:rPr>
      </w:pPr>
      <w:ins w:id="296" w:author="Author">
        <w:r w:rsidRPr="00CA0F87">
          <w:rPr>
            <w:rFonts w:ascii="Helvetica" w:hAnsi="Helvetica" w:cs="Helvetica"/>
            <w:lang w:val="fr-FR"/>
            <w:rPrChange w:id="297" w:author="Author">
              <w:rPr>
                <w:rFonts w:ascii="Helvetica" w:hAnsi="Helvetica" w:cs="Helvetica"/>
              </w:rPr>
            </w:rPrChange>
          </w:rPr>
          <w:t>5.</w:t>
        </w:r>
        <w:r w:rsidRPr="00CA0F87">
          <w:rPr>
            <w:rFonts w:ascii="Helvetica" w:hAnsi="Helvetica" w:cs="Helvetica"/>
            <w:lang w:val="fr-FR"/>
            <w:rPrChange w:id="298" w:author="Author">
              <w:rPr>
                <w:rFonts w:ascii="Helvetica" w:hAnsi="Helvetica" w:cs="Helvetica"/>
              </w:rPr>
            </w:rPrChange>
          </w:rPr>
          <w:tab/>
        </w:r>
        <w:proofErr w:type="spellStart"/>
        <w:r w:rsidRPr="00CA0F87">
          <w:rPr>
            <w:rFonts w:ascii="Helvetica" w:hAnsi="Helvetica" w:cs="Helvetica"/>
            <w:lang w:val="fr-FR"/>
            <w:rPrChange w:id="299" w:author="Author">
              <w:rPr>
                <w:rFonts w:ascii="Helvetica" w:hAnsi="Helvetica" w:cs="Helvetica"/>
              </w:rPr>
            </w:rPrChange>
          </w:rPr>
          <w:t>Bousema</w:t>
        </w:r>
        <w:proofErr w:type="spellEnd"/>
        <w:r w:rsidRPr="00CA0F87">
          <w:rPr>
            <w:rFonts w:ascii="Helvetica" w:hAnsi="Helvetica" w:cs="Helvetica"/>
            <w:lang w:val="fr-FR"/>
            <w:rPrChange w:id="300" w:author="Author">
              <w:rPr>
                <w:rFonts w:ascii="Helvetica" w:hAnsi="Helvetica" w:cs="Helvetica"/>
              </w:rPr>
            </w:rPrChange>
          </w:rPr>
          <w:t xml:space="preserve">, T. J. </w:t>
        </w:r>
        <w:r w:rsidRPr="00CA0F87">
          <w:rPr>
            <w:rFonts w:ascii="Helvetica" w:hAnsi="Helvetica" w:cs="Helvetica"/>
            <w:i/>
            <w:iCs/>
            <w:lang w:val="fr-FR"/>
            <w:rPrChange w:id="301" w:author="Author">
              <w:rPr>
                <w:rFonts w:ascii="Helvetica" w:hAnsi="Helvetica" w:cs="Helvetica"/>
                <w:i/>
                <w:iCs/>
              </w:rPr>
            </w:rPrChange>
          </w:rPr>
          <w:t>et al.</w:t>
        </w:r>
        <w:r w:rsidRPr="00CA0F87">
          <w:rPr>
            <w:rFonts w:ascii="Helvetica" w:hAnsi="Helvetica" w:cs="Helvetica"/>
            <w:lang w:val="fr-FR"/>
            <w:rPrChange w:id="302" w:author="Author">
              <w:rPr>
                <w:rFonts w:ascii="Helvetica" w:hAnsi="Helvetica" w:cs="Helvetica"/>
              </w:rPr>
            </w:rPrChange>
          </w:rPr>
          <w:t xml:space="preserve"> </w:t>
        </w:r>
        <w:r>
          <w:rPr>
            <w:rFonts w:ascii="Helvetica" w:hAnsi="Helvetica" w:cs="Helvetica"/>
          </w:rPr>
          <w:t xml:space="preserve">Identification of hot spots of malaria transmission for targeted malaria control. </w:t>
        </w:r>
        <w:r>
          <w:rPr>
            <w:rFonts w:ascii="Helvetica" w:hAnsi="Helvetica" w:cs="Helvetica"/>
            <w:i/>
            <w:iCs/>
          </w:rPr>
          <w:t>J. Infect Dis</w:t>
        </w:r>
        <w:r>
          <w:rPr>
            <w:rFonts w:ascii="Helvetica" w:hAnsi="Helvetica" w:cs="Helvetica"/>
          </w:rPr>
          <w:t xml:space="preserve"> </w:t>
        </w:r>
        <w:r>
          <w:rPr>
            <w:rFonts w:ascii="Helvetica" w:hAnsi="Helvetica" w:cs="Helvetica"/>
            <w:b/>
            <w:bCs/>
          </w:rPr>
          <w:t>201,</w:t>
        </w:r>
        <w:r>
          <w:rPr>
            <w:rFonts w:ascii="Helvetica" w:hAnsi="Helvetica" w:cs="Helvetica"/>
          </w:rPr>
          <w:t xml:space="preserve"> 1764–1774 (2010).</w:t>
        </w:r>
      </w:ins>
    </w:p>
    <w:p w14:paraId="05220996" w14:textId="77777777" w:rsidR="00A57AF0" w:rsidRDefault="00A57AF0" w:rsidP="00A57AF0">
      <w:pPr>
        <w:tabs>
          <w:tab w:val="left" w:pos="640"/>
        </w:tabs>
        <w:autoSpaceDE w:val="0"/>
        <w:autoSpaceDN w:val="0"/>
        <w:adjustRightInd w:val="0"/>
        <w:ind w:left="640" w:hanging="640"/>
        <w:rPr>
          <w:ins w:id="303" w:author="Author"/>
          <w:rFonts w:ascii="Helvetica" w:hAnsi="Helvetica" w:cs="Helvetica"/>
        </w:rPr>
      </w:pPr>
      <w:ins w:id="304" w:author="Author">
        <w:r>
          <w:rPr>
            <w:rFonts w:ascii="Helvetica" w:hAnsi="Helvetica" w:cs="Helvetica"/>
          </w:rPr>
          <w:t>6.</w:t>
        </w:r>
        <w:r>
          <w:rPr>
            <w:rFonts w:ascii="Helvetica" w:hAnsi="Helvetica" w:cs="Helvetica"/>
          </w:rPr>
          <w:tab/>
        </w:r>
        <w:proofErr w:type="spellStart"/>
        <w:r>
          <w:rPr>
            <w:rFonts w:ascii="Helvetica" w:hAnsi="Helvetica" w:cs="Helvetica"/>
          </w:rPr>
          <w:t>Bejon</w:t>
        </w:r>
        <w:proofErr w:type="spellEnd"/>
        <w:r>
          <w:rPr>
            <w:rFonts w:ascii="Helvetica" w:hAnsi="Helvetica" w:cs="Helvetica"/>
          </w:rPr>
          <w:t xml:space="preserve">, P. </w:t>
        </w:r>
        <w:r>
          <w:rPr>
            <w:rFonts w:ascii="Helvetica" w:hAnsi="Helvetica" w:cs="Helvetica"/>
            <w:i/>
            <w:iCs/>
          </w:rPr>
          <w:t>et al.</w:t>
        </w:r>
        <w:r>
          <w:rPr>
            <w:rFonts w:ascii="Helvetica" w:hAnsi="Helvetica" w:cs="Helvetica"/>
          </w:rPr>
          <w:t xml:space="preserve"> Stable and unstable malaria hotspots in longitudinal cohort studies in Kenya. </w:t>
        </w:r>
        <w:proofErr w:type="spellStart"/>
        <w:r>
          <w:rPr>
            <w:rFonts w:ascii="Helvetica" w:hAnsi="Helvetica" w:cs="Helvetica"/>
            <w:i/>
            <w:iCs/>
          </w:rPr>
          <w:t>PLoS</w:t>
        </w:r>
        <w:proofErr w:type="spellEnd"/>
        <w:r>
          <w:rPr>
            <w:rFonts w:ascii="Helvetica" w:hAnsi="Helvetica" w:cs="Helvetica"/>
            <w:i/>
            <w:iCs/>
          </w:rPr>
          <w:t xml:space="preserve"> Med</w:t>
        </w:r>
        <w:r>
          <w:rPr>
            <w:rFonts w:ascii="Helvetica" w:hAnsi="Helvetica" w:cs="Helvetica"/>
          </w:rPr>
          <w:t xml:space="preserve"> </w:t>
        </w:r>
        <w:r>
          <w:rPr>
            <w:rFonts w:ascii="Helvetica" w:hAnsi="Helvetica" w:cs="Helvetica"/>
            <w:b/>
            <w:bCs/>
          </w:rPr>
          <w:t>7,</w:t>
        </w:r>
        <w:r>
          <w:rPr>
            <w:rFonts w:ascii="Helvetica" w:hAnsi="Helvetica" w:cs="Helvetica"/>
          </w:rPr>
          <w:t xml:space="preserve"> e1000304 (2010).</w:t>
        </w:r>
      </w:ins>
    </w:p>
    <w:p w14:paraId="05D66915" w14:textId="77777777" w:rsidR="00A57AF0" w:rsidRDefault="00A57AF0" w:rsidP="00A57AF0">
      <w:pPr>
        <w:tabs>
          <w:tab w:val="left" w:pos="640"/>
        </w:tabs>
        <w:autoSpaceDE w:val="0"/>
        <w:autoSpaceDN w:val="0"/>
        <w:adjustRightInd w:val="0"/>
        <w:ind w:left="640" w:hanging="640"/>
        <w:rPr>
          <w:ins w:id="305" w:author="Author"/>
          <w:rFonts w:ascii="Helvetica" w:hAnsi="Helvetica" w:cs="Helvetica"/>
        </w:rPr>
      </w:pPr>
      <w:ins w:id="306" w:author="Author">
        <w:r>
          <w:rPr>
            <w:rFonts w:ascii="Helvetica" w:hAnsi="Helvetica" w:cs="Helvetica"/>
          </w:rPr>
          <w:t>7.</w:t>
        </w:r>
        <w:r>
          <w:rPr>
            <w:rFonts w:ascii="Helvetica" w:hAnsi="Helvetica" w:cs="Helvetica"/>
          </w:rPr>
          <w:tab/>
          <w:t xml:space="preserve">Anderson, R. M. &amp; May, R. M. </w:t>
        </w:r>
        <w:r>
          <w:rPr>
            <w:rFonts w:ascii="Helvetica" w:hAnsi="Helvetica" w:cs="Helvetica"/>
            <w:i/>
            <w:iCs/>
          </w:rPr>
          <w:t>Infectious diseases of humans: dynamics and control</w:t>
        </w:r>
        <w:r>
          <w:rPr>
            <w:rFonts w:ascii="Helvetica" w:hAnsi="Helvetica" w:cs="Helvetica"/>
          </w:rPr>
          <w:t>. (Oxford University Press, 1991).</w:t>
        </w:r>
      </w:ins>
    </w:p>
    <w:p w14:paraId="0D89F6D7" w14:textId="77777777" w:rsidR="00A57AF0" w:rsidRDefault="00A57AF0" w:rsidP="00A57AF0">
      <w:pPr>
        <w:tabs>
          <w:tab w:val="left" w:pos="640"/>
        </w:tabs>
        <w:autoSpaceDE w:val="0"/>
        <w:autoSpaceDN w:val="0"/>
        <w:adjustRightInd w:val="0"/>
        <w:ind w:left="640" w:hanging="640"/>
        <w:rPr>
          <w:ins w:id="307" w:author="Author"/>
          <w:rFonts w:ascii="Helvetica" w:hAnsi="Helvetica" w:cs="Helvetica"/>
        </w:rPr>
      </w:pPr>
      <w:ins w:id="308" w:author="Author">
        <w:r>
          <w:rPr>
            <w:rFonts w:ascii="Helvetica" w:hAnsi="Helvetica" w:cs="Helvetica"/>
          </w:rPr>
          <w:t>8.</w:t>
        </w:r>
        <w:r>
          <w:rPr>
            <w:rFonts w:ascii="Helvetica" w:hAnsi="Helvetica" w:cs="Helvetica"/>
          </w:rPr>
          <w:tab/>
          <w:t xml:space="preserve">Perkins, T. A., Scott, T. W., Le </w:t>
        </w:r>
        <w:proofErr w:type="spellStart"/>
        <w:r>
          <w:rPr>
            <w:rFonts w:ascii="Helvetica" w:hAnsi="Helvetica" w:cs="Helvetica"/>
          </w:rPr>
          <w:t>Menach</w:t>
        </w:r>
        <w:proofErr w:type="spellEnd"/>
        <w:r>
          <w:rPr>
            <w:rFonts w:ascii="Helvetica" w:hAnsi="Helvetica" w:cs="Helvetica"/>
          </w:rPr>
          <w:t xml:space="preserve">, A. &amp; Smith, D. L. Heterogeneity, mixing, and the spatial scales of mosquito-borne pathogen transmission. </w:t>
        </w:r>
        <w:proofErr w:type="spellStart"/>
        <w:r>
          <w:rPr>
            <w:rFonts w:ascii="Helvetica" w:hAnsi="Helvetica" w:cs="Helvetica"/>
            <w:i/>
            <w:iCs/>
          </w:rPr>
          <w:t>PLoS</w:t>
        </w:r>
        <w:proofErr w:type="spellEnd"/>
        <w:r>
          <w:rPr>
            <w:rFonts w:ascii="Helvetica" w:hAnsi="Helvetica" w:cs="Helvetica"/>
            <w:i/>
            <w:iCs/>
          </w:rPr>
          <w:t xml:space="preserve"> </w:t>
        </w:r>
        <w:proofErr w:type="spellStart"/>
        <w:r>
          <w:rPr>
            <w:rFonts w:ascii="Helvetica" w:hAnsi="Helvetica" w:cs="Helvetica"/>
            <w:i/>
            <w:iCs/>
          </w:rPr>
          <w:t>Comput</w:t>
        </w:r>
        <w:proofErr w:type="spellEnd"/>
        <w:r>
          <w:rPr>
            <w:rFonts w:ascii="Helvetica" w:hAnsi="Helvetica" w:cs="Helvetica"/>
            <w:i/>
            <w:iCs/>
          </w:rPr>
          <w:t xml:space="preserve"> </w:t>
        </w:r>
        <w:proofErr w:type="spellStart"/>
        <w:r>
          <w:rPr>
            <w:rFonts w:ascii="Helvetica" w:hAnsi="Helvetica" w:cs="Helvetica"/>
            <w:i/>
            <w:iCs/>
          </w:rPr>
          <w:t>Biol</w:t>
        </w:r>
        <w:proofErr w:type="spellEnd"/>
        <w:r>
          <w:rPr>
            <w:rFonts w:ascii="Helvetica" w:hAnsi="Helvetica" w:cs="Helvetica"/>
          </w:rPr>
          <w:t xml:space="preserve"> </w:t>
        </w:r>
        <w:r>
          <w:rPr>
            <w:rFonts w:ascii="Helvetica" w:hAnsi="Helvetica" w:cs="Helvetica"/>
            <w:b/>
            <w:bCs/>
          </w:rPr>
          <w:t>9,</w:t>
        </w:r>
        <w:r>
          <w:rPr>
            <w:rFonts w:ascii="Helvetica" w:hAnsi="Helvetica" w:cs="Helvetica"/>
          </w:rPr>
          <w:t xml:space="preserve"> e1003327 (2013).</w:t>
        </w:r>
      </w:ins>
    </w:p>
    <w:p w14:paraId="00CF5007" w14:textId="77777777" w:rsidR="00A57AF0" w:rsidRDefault="00A57AF0" w:rsidP="00A57AF0">
      <w:pPr>
        <w:tabs>
          <w:tab w:val="left" w:pos="640"/>
        </w:tabs>
        <w:autoSpaceDE w:val="0"/>
        <w:autoSpaceDN w:val="0"/>
        <w:adjustRightInd w:val="0"/>
        <w:ind w:left="640" w:hanging="640"/>
        <w:rPr>
          <w:ins w:id="309" w:author="Author"/>
          <w:rFonts w:ascii="Helvetica" w:hAnsi="Helvetica" w:cs="Helvetica"/>
        </w:rPr>
      </w:pPr>
      <w:ins w:id="310" w:author="Author">
        <w:r>
          <w:rPr>
            <w:rFonts w:ascii="Helvetica" w:hAnsi="Helvetica" w:cs="Helvetica"/>
          </w:rPr>
          <w:t>9.</w:t>
        </w:r>
        <w:r>
          <w:rPr>
            <w:rFonts w:ascii="Helvetica" w:hAnsi="Helvetica" w:cs="Helvetica"/>
          </w:rPr>
          <w:tab/>
          <w:t xml:space="preserve">Keeling, M. J. &amp; Grenfell, B. T. Individual-based perspectives on R(0). </w:t>
        </w:r>
        <w:r>
          <w:rPr>
            <w:rFonts w:ascii="Helvetica" w:hAnsi="Helvetica" w:cs="Helvetica"/>
            <w:i/>
            <w:iCs/>
          </w:rPr>
          <w:t xml:space="preserve">J. </w:t>
        </w:r>
        <w:proofErr w:type="spellStart"/>
        <w:r>
          <w:rPr>
            <w:rFonts w:ascii="Helvetica" w:hAnsi="Helvetica" w:cs="Helvetica"/>
            <w:i/>
            <w:iCs/>
          </w:rPr>
          <w:t>Theor</w:t>
        </w:r>
        <w:proofErr w:type="spellEnd"/>
        <w:r>
          <w:rPr>
            <w:rFonts w:ascii="Helvetica" w:hAnsi="Helvetica" w:cs="Helvetica"/>
            <w:i/>
            <w:iCs/>
          </w:rPr>
          <w:t>. Biol.</w:t>
        </w:r>
        <w:r>
          <w:rPr>
            <w:rFonts w:ascii="Helvetica" w:hAnsi="Helvetica" w:cs="Helvetica"/>
          </w:rPr>
          <w:t xml:space="preserve"> </w:t>
        </w:r>
        <w:r>
          <w:rPr>
            <w:rFonts w:ascii="Helvetica" w:hAnsi="Helvetica" w:cs="Helvetica"/>
            <w:b/>
            <w:bCs/>
          </w:rPr>
          <w:t>203,</w:t>
        </w:r>
        <w:r>
          <w:rPr>
            <w:rFonts w:ascii="Helvetica" w:hAnsi="Helvetica" w:cs="Helvetica"/>
          </w:rPr>
          <w:t xml:space="preserve"> 51–61 (2000).</w:t>
        </w:r>
      </w:ins>
    </w:p>
    <w:p w14:paraId="2C3DDFAE" w14:textId="77777777" w:rsidR="00A57AF0" w:rsidRDefault="00A57AF0" w:rsidP="00A57AF0">
      <w:pPr>
        <w:tabs>
          <w:tab w:val="left" w:pos="640"/>
        </w:tabs>
        <w:autoSpaceDE w:val="0"/>
        <w:autoSpaceDN w:val="0"/>
        <w:adjustRightInd w:val="0"/>
        <w:ind w:left="640" w:hanging="640"/>
        <w:rPr>
          <w:ins w:id="311" w:author="Author"/>
          <w:rFonts w:ascii="Helvetica" w:hAnsi="Helvetica" w:cs="Helvetica"/>
        </w:rPr>
      </w:pPr>
      <w:ins w:id="312" w:author="Author">
        <w:r>
          <w:rPr>
            <w:rFonts w:ascii="Helvetica" w:hAnsi="Helvetica" w:cs="Helvetica"/>
          </w:rPr>
          <w:t>10.</w:t>
        </w:r>
        <w:r>
          <w:rPr>
            <w:rFonts w:ascii="Helvetica" w:hAnsi="Helvetica" w:cs="Helvetica"/>
          </w:rPr>
          <w:tab/>
          <w:t xml:space="preserve">Smith, D. L., </w:t>
        </w:r>
        <w:proofErr w:type="spellStart"/>
        <w:r>
          <w:rPr>
            <w:rFonts w:ascii="Helvetica" w:hAnsi="Helvetica" w:cs="Helvetica"/>
          </w:rPr>
          <w:t>Drakeley</w:t>
        </w:r>
        <w:proofErr w:type="spellEnd"/>
        <w:r>
          <w:rPr>
            <w:rFonts w:ascii="Helvetica" w:hAnsi="Helvetica" w:cs="Helvetica"/>
          </w:rPr>
          <w:t xml:space="preserve">, C. J., </w:t>
        </w:r>
        <w:proofErr w:type="spellStart"/>
        <w:r>
          <w:rPr>
            <w:rFonts w:ascii="Helvetica" w:hAnsi="Helvetica" w:cs="Helvetica"/>
          </w:rPr>
          <w:t>Chiyaka</w:t>
        </w:r>
        <w:proofErr w:type="spellEnd"/>
        <w:r>
          <w:rPr>
            <w:rFonts w:ascii="Helvetica" w:hAnsi="Helvetica" w:cs="Helvetica"/>
          </w:rPr>
          <w:t xml:space="preserve">, C. &amp; Hay, S. I. A quantitative analysis of transmission efficiency versus intensity for malaria. </w:t>
        </w:r>
        <w:r>
          <w:rPr>
            <w:rFonts w:ascii="Helvetica" w:hAnsi="Helvetica" w:cs="Helvetica"/>
            <w:i/>
            <w:iCs/>
          </w:rPr>
          <w:t xml:space="preserve">Nature </w:t>
        </w:r>
        <w:proofErr w:type="spellStart"/>
        <w:r>
          <w:rPr>
            <w:rFonts w:ascii="Helvetica" w:hAnsi="Helvetica" w:cs="Helvetica"/>
            <w:i/>
            <w:iCs/>
          </w:rPr>
          <w:t>Comm</w:t>
        </w:r>
        <w:proofErr w:type="spellEnd"/>
        <w:r>
          <w:rPr>
            <w:rFonts w:ascii="Helvetica" w:hAnsi="Helvetica" w:cs="Helvetica"/>
          </w:rPr>
          <w:t xml:space="preserve"> </w:t>
        </w:r>
        <w:r>
          <w:rPr>
            <w:rFonts w:ascii="Helvetica" w:hAnsi="Helvetica" w:cs="Helvetica"/>
            <w:b/>
            <w:bCs/>
          </w:rPr>
          <w:t>1,</w:t>
        </w:r>
        <w:r>
          <w:rPr>
            <w:rFonts w:ascii="Helvetica" w:hAnsi="Helvetica" w:cs="Helvetica"/>
          </w:rPr>
          <w:t xml:space="preserve"> 108 (2010).</w:t>
        </w:r>
      </w:ins>
    </w:p>
    <w:p w14:paraId="5CBAE675" w14:textId="77777777" w:rsidR="00A57AF0" w:rsidRDefault="00A57AF0" w:rsidP="00A57AF0">
      <w:pPr>
        <w:tabs>
          <w:tab w:val="left" w:pos="640"/>
        </w:tabs>
        <w:autoSpaceDE w:val="0"/>
        <w:autoSpaceDN w:val="0"/>
        <w:adjustRightInd w:val="0"/>
        <w:ind w:left="640" w:hanging="640"/>
        <w:rPr>
          <w:ins w:id="313" w:author="Author"/>
          <w:rFonts w:ascii="Helvetica" w:hAnsi="Helvetica" w:cs="Helvetica"/>
        </w:rPr>
      </w:pPr>
      <w:ins w:id="314" w:author="Author">
        <w:r>
          <w:rPr>
            <w:rFonts w:ascii="Helvetica" w:hAnsi="Helvetica" w:cs="Helvetica"/>
          </w:rPr>
          <w:t>11.</w:t>
        </w:r>
        <w:r>
          <w:rPr>
            <w:rFonts w:ascii="Helvetica" w:hAnsi="Helvetica" w:cs="Helvetica"/>
          </w:rPr>
          <w:tab/>
          <w:t xml:space="preserve">Smith, D. L., </w:t>
        </w:r>
        <w:proofErr w:type="spellStart"/>
        <w:r>
          <w:rPr>
            <w:rFonts w:ascii="Helvetica" w:hAnsi="Helvetica" w:cs="Helvetica"/>
          </w:rPr>
          <w:t>Dushoff</w:t>
        </w:r>
        <w:proofErr w:type="spellEnd"/>
        <w:r>
          <w:rPr>
            <w:rFonts w:ascii="Helvetica" w:hAnsi="Helvetica" w:cs="Helvetica"/>
          </w:rPr>
          <w:t xml:space="preserve">, J., Snow, R. W. &amp; Hay, S. I. The entomological inoculation rate and </w:t>
        </w:r>
        <w:r>
          <w:rPr>
            <w:rFonts w:ascii="Helvetica" w:hAnsi="Helvetica" w:cs="Helvetica"/>
            <w:i/>
            <w:iCs/>
          </w:rPr>
          <w:t>Plasmodium falciparum</w:t>
        </w:r>
        <w:r>
          <w:rPr>
            <w:rFonts w:ascii="Helvetica" w:hAnsi="Helvetica" w:cs="Helvetica"/>
          </w:rPr>
          <w:t xml:space="preserve"> infection in African children. </w:t>
        </w:r>
        <w:r>
          <w:rPr>
            <w:rFonts w:ascii="Helvetica" w:hAnsi="Helvetica" w:cs="Helvetica"/>
            <w:i/>
            <w:iCs/>
          </w:rPr>
          <w:t>Nature</w:t>
        </w:r>
        <w:r>
          <w:rPr>
            <w:rFonts w:ascii="Helvetica" w:hAnsi="Helvetica" w:cs="Helvetica"/>
          </w:rPr>
          <w:t xml:space="preserve"> </w:t>
        </w:r>
        <w:r>
          <w:rPr>
            <w:rFonts w:ascii="Helvetica" w:hAnsi="Helvetica" w:cs="Helvetica"/>
            <w:b/>
            <w:bCs/>
          </w:rPr>
          <w:t>438,</w:t>
        </w:r>
        <w:r>
          <w:rPr>
            <w:rFonts w:ascii="Helvetica" w:hAnsi="Helvetica" w:cs="Helvetica"/>
          </w:rPr>
          <w:t xml:space="preserve"> 492–495 (2005).</w:t>
        </w:r>
      </w:ins>
    </w:p>
    <w:p w14:paraId="09281074" w14:textId="77777777" w:rsidR="00A57AF0" w:rsidRDefault="00A57AF0" w:rsidP="00A57AF0">
      <w:pPr>
        <w:tabs>
          <w:tab w:val="left" w:pos="640"/>
        </w:tabs>
        <w:autoSpaceDE w:val="0"/>
        <w:autoSpaceDN w:val="0"/>
        <w:adjustRightInd w:val="0"/>
        <w:ind w:left="640" w:hanging="640"/>
        <w:rPr>
          <w:ins w:id="315" w:author="Author"/>
          <w:rFonts w:ascii="Helvetica" w:hAnsi="Helvetica" w:cs="Helvetica"/>
        </w:rPr>
      </w:pPr>
      <w:ins w:id="316" w:author="Author">
        <w:r>
          <w:rPr>
            <w:rFonts w:ascii="Helvetica" w:hAnsi="Helvetica" w:cs="Helvetica"/>
          </w:rPr>
          <w:t>12.</w:t>
        </w:r>
        <w:r>
          <w:rPr>
            <w:rFonts w:ascii="Helvetica" w:hAnsi="Helvetica" w:cs="Helvetica"/>
          </w:rPr>
          <w:tab/>
        </w:r>
        <w:proofErr w:type="spellStart"/>
        <w:r>
          <w:rPr>
            <w:rFonts w:ascii="Helvetica" w:hAnsi="Helvetica" w:cs="Helvetica"/>
          </w:rPr>
          <w:t>Tusting</w:t>
        </w:r>
        <w:proofErr w:type="spellEnd"/>
        <w:r>
          <w:rPr>
            <w:rFonts w:ascii="Helvetica" w:hAnsi="Helvetica" w:cs="Helvetica"/>
          </w:rPr>
          <w:t xml:space="preserve">, L. S., </w:t>
        </w:r>
        <w:proofErr w:type="spellStart"/>
        <w:r>
          <w:rPr>
            <w:rFonts w:ascii="Helvetica" w:hAnsi="Helvetica" w:cs="Helvetica"/>
          </w:rPr>
          <w:t>Bousema</w:t>
        </w:r>
        <w:proofErr w:type="spellEnd"/>
        <w:r>
          <w:rPr>
            <w:rFonts w:ascii="Helvetica" w:hAnsi="Helvetica" w:cs="Helvetica"/>
          </w:rPr>
          <w:t xml:space="preserve">, T. J., Smith, D. L. &amp; </w:t>
        </w:r>
        <w:proofErr w:type="spellStart"/>
        <w:r>
          <w:rPr>
            <w:rFonts w:ascii="Helvetica" w:hAnsi="Helvetica" w:cs="Helvetica"/>
          </w:rPr>
          <w:t>Drakeley</w:t>
        </w:r>
        <w:proofErr w:type="spellEnd"/>
        <w:r>
          <w:rPr>
            <w:rFonts w:ascii="Helvetica" w:hAnsi="Helvetica" w:cs="Helvetica"/>
          </w:rPr>
          <w:t xml:space="preserve">, C. J. Measuring changes in </w:t>
        </w:r>
        <w:r>
          <w:rPr>
            <w:rFonts w:ascii="Helvetica" w:hAnsi="Helvetica" w:cs="Helvetica"/>
            <w:i/>
            <w:iCs/>
          </w:rPr>
          <w:t xml:space="preserve">Plasmodium falciparum </w:t>
        </w:r>
        <w:r>
          <w:rPr>
            <w:rFonts w:ascii="Helvetica" w:hAnsi="Helvetica" w:cs="Helvetica"/>
          </w:rPr>
          <w:t xml:space="preserve">transmission: precision, accuracy and costs of metrics. </w:t>
        </w:r>
        <w:r>
          <w:rPr>
            <w:rFonts w:ascii="Helvetica" w:hAnsi="Helvetica" w:cs="Helvetica"/>
            <w:i/>
            <w:iCs/>
          </w:rPr>
          <w:t xml:space="preserve">Adv. </w:t>
        </w:r>
        <w:proofErr w:type="spellStart"/>
        <w:r>
          <w:rPr>
            <w:rFonts w:ascii="Helvetica" w:hAnsi="Helvetica" w:cs="Helvetica"/>
            <w:i/>
            <w:iCs/>
          </w:rPr>
          <w:t>Parasitol</w:t>
        </w:r>
        <w:proofErr w:type="spellEnd"/>
        <w:r>
          <w:rPr>
            <w:rFonts w:ascii="Helvetica" w:hAnsi="Helvetica" w:cs="Helvetica"/>
            <w:i/>
            <w:iCs/>
          </w:rPr>
          <w:t>.</w:t>
        </w:r>
        <w:r>
          <w:rPr>
            <w:rFonts w:ascii="Helvetica" w:hAnsi="Helvetica" w:cs="Helvetica"/>
          </w:rPr>
          <w:t xml:space="preserve"> </w:t>
        </w:r>
        <w:r>
          <w:rPr>
            <w:rFonts w:ascii="Helvetica" w:hAnsi="Helvetica" w:cs="Helvetica"/>
            <w:b/>
            <w:bCs/>
          </w:rPr>
          <w:t>84,</w:t>
        </w:r>
        <w:r>
          <w:rPr>
            <w:rFonts w:ascii="Helvetica" w:hAnsi="Helvetica" w:cs="Helvetica"/>
          </w:rPr>
          <w:t xml:space="preserve"> 151–208 (2014).</w:t>
        </w:r>
      </w:ins>
    </w:p>
    <w:p w14:paraId="610BEA2F" w14:textId="77777777" w:rsidR="00A57AF0" w:rsidRDefault="00A57AF0" w:rsidP="00A57AF0">
      <w:pPr>
        <w:tabs>
          <w:tab w:val="left" w:pos="640"/>
        </w:tabs>
        <w:autoSpaceDE w:val="0"/>
        <w:autoSpaceDN w:val="0"/>
        <w:adjustRightInd w:val="0"/>
        <w:ind w:left="640" w:hanging="640"/>
        <w:rPr>
          <w:ins w:id="317" w:author="Author"/>
          <w:rFonts w:ascii="Helvetica" w:hAnsi="Helvetica" w:cs="Helvetica"/>
        </w:rPr>
      </w:pPr>
      <w:ins w:id="318" w:author="Author">
        <w:r>
          <w:rPr>
            <w:rFonts w:ascii="Helvetica" w:hAnsi="Helvetica" w:cs="Helvetica"/>
          </w:rPr>
          <w:t>13.</w:t>
        </w:r>
        <w:r>
          <w:rPr>
            <w:rFonts w:ascii="Helvetica" w:hAnsi="Helvetica" w:cs="Helvetica"/>
          </w:rPr>
          <w:tab/>
        </w:r>
        <w:proofErr w:type="spellStart"/>
        <w:r>
          <w:rPr>
            <w:rFonts w:ascii="Helvetica" w:hAnsi="Helvetica" w:cs="Helvetica"/>
          </w:rPr>
          <w:t>Carneiro</w:t>
        </w:r>
        <w:proofErr w:type="spellEnd"/>
        <w:r>
          <w:rPr>
            <w:rFonts w:ascii="Helvetica" w:hAnsi="Helvetica" w:cs="Helvetica"/>
          </w:rPr>
          <w:t xml:space="preserve">, I. </w:t>
        </w:r>
        <w:r>
          <w:rPr>
            <w:rFonts w:ascii="Helvetica" w:hAnsi="Helvetica" w:cs="Helvetica"/>
            <w:i/>
            <w:iCs/>
          </w:rPr>
          <w:t>et al.</w:t>
        </w:r>
        <w:r>
          <w:rPr>
            <w:rFonts w:ascii="Helvetica" w:hAnsi="Helvetica" w:cs="Helvetica"/>
          </w:rPr>
          <w:t xml:space="preserve"> Age-patterns of malaria vary with severity, transmission intensity and seasonality in sub-Saharan Africa: a systematic review and pooled analysis. </w:t>
        </w:r>
        <w:proofErr w:type="spellStart"/>
        <w:r>
          <w:rPr>
            <w:rFonts w:ascii="Helvetica" w:hAnsi="Helvetica" w:cs="Helvetica"/>
            <w:i/>
            <w:iCs/>
          </w:rPr>
          <w:t>PLoS</w:t>
        </w:r>
        <w:proofErr w:type="spellEnd"/>
        <w:r>
          <w:rPr>
            <w:rFonts w:ascii="Helvetica" w:hAnsi="Helvetica" w:cs="Helvetica"/>
            <w:i/>
            <w:iCs/>
          </w:rPr>
          <w:t xml:space="preserve"> ONE</w:t>
        </w:r>
        <w:r>
          <w:rPr>
            <w:rFonts w:ascii="Helvetica" w:hAnsi="Helvetica" w:cs="Helvetica"/>
          </w:rPr>
          <w:t xml:space="preserve"> </w:t>
        </w:r>
        <w:r>
          <w:rPr>
            <w:rFonts w:ascii="Helvetica" w:hAnsi="Helvetica" w:cs="Helvetica"/>
            <w:b/>
            <w:bCs/>
          </w:rPr>
          <w:t>5,</w:t>
        </w:r>
        <w:r>
          <w:rPr>
            <w:rFonts w:ascii="Helvetica" w:hAnsi="Helvetica" w:cs="Helvetica"/>
          </w:rPr>
          <w:t xml:space="preserve"> e8988 (2010).</w:t>
        </w:r>
      </w:ins>
    </w:p>
    <w:p w14:paraId="2124082F" w14:textId="77777777" w:rsidR="00A57AF0" w:rsidRDefault="00A57AF0" w:rsidP="00A57AF0">
      <w:pPr>
        <w:tabs>
          <w:tab w:val="left" w:pos="640"/>
        </w:tabs>
        <w:autoSpaceDE w:val="0"/>
        <w:autoSpaceDN w:val="0"/>
        <w:adjustRightInd w:val="0"/>
        <w:ind w:left="640" w:hanging="640"/>
        <w:rPr>
          <w:ins w:id="319" w:author="Author"/>
          <w:rFonts w:ascii="Helvetica" w:hAnsi="Helvetica" w:cs="Helvetica"/>
        </w:rPr>
      </w:pPr>
      <w:ins w:id="320" w:author="Author">
        <w:r>
          <w:rPr>
            <w:rFonts w:ascii="Helvetica" w:hAnsi="Helvetica" w:cs="Helvetica"/>
          </w:rPr>
          <w:t>14.</w:t>
        </w:r>
        <w:r>
          <w:rPr>
            <w:rFonts w:ascii="Helvetica" w:hAnsi="Helvetica" w:cs="Helvetica"/>
          </w:rPr>
          <w:tab/>
        </w:r>
        <w:proofErr w:type="spellStart"/>
        <w:r>
          <w:rPr>
            <w:rFonts w:ascii="Helvetica" w:hAnsi="Helvetica" w:cs="Helvetica"/>
          </w:rPr>
          <w:t>Bejon</w:t>
        </w:r>
        <w:proofErr w:type="spellEnd"/>
        <w:r>
          <w:rPr>
            <w:rFonts w:ascii="Helvetica" w:hAnsi="Helvetica" w:cs="Helvetica"/>
          </w:rPr>
          <w:t xml:space="preserve">, P. </w:t>
        </w:r>
        <w:r>
          <w:rPr>
            <w:rFonts w:ascii="Helvetica" w:hAnsi="Helvetica" w:cs="Helvetica"/>
            <w:i/>
            <w:iCs/>
          </w:rPr>
          <w:t>et al.</w:t>
        </w:r>
        <w:r>
          <w:rPr>
            <w:rFonts w:ascii="Helvetica" w:hAnsi="Helvetica" w:cs="Helvetica"/>
          </w:rPr>
          <w:t xml:space="preserve"> Effect of the pre-erythrocytic candidate malaria vaccine RTS,S/AS01E on blood stage immunity in young children. </w:t>
        </w:r>
        <w:r>
          <w:rPr>
            <w:rFonts w:ascii="Helvetica" w:hAnsi="Helvetica" w:cs="Helvetica"/>
            <w:i/>
            <w:iCs/>
          </w:rPr>
          <w:t>J. Infect Dis</w:t>
        </w:r>
        <w:r>
          <w:rPr>
            <w:rFonts w:ascii="Helvetica" w:hAnsi="Helvetica" w:cs="Helvetica"/>
          </w:rPr>
          <w:t xml:space="preserve"> </w:t>
        </w:r>
        <w:r>
          <w:rPr>
            <w:rFonts w:ascii="Helvetica" w:hAnsi="Helvetica" w:cs="Helvetica"/>
            <w:b/>
            <w:bCs/>
          </w:rPr>
          <w:t>204,</w:t>
        </w:r>
        <w:r>
          <w:rPr>
            <w:rFonts w:ascii="Helvetica" w:hAnsi="Helvetica" w:cs="Helvetica"/>
          </w:rPr>
          <w:t xml:space="preserve"> 9–18 (2011).</w:t>
        </w:r>
      </w:ins>
    </w:p>
    <w:p w14:paraId="7E5AB741" w14:textId="77777777" w:rsidR="00A57AF0" w:rsidRDefault="00A57AF0" w:rsidP="00A57AF0">
      <w:pPr>
        <w:tabs>
          <w:tab w:val="left" w:pos="640"/>
        </w:tabs>
        <w:autoSpaceDE w:val="0"/>
        <w:autoSpaceDN w:val="0"/>
        <w:adjustRightInd w:val="0"/>
        <w:ind w:left="640" w:hanging="640"/>
        <w:rPr>
          <w:ins w:id="321" w:author="Author"/>
          <w:rFonts w:ascii="Helvetica" w:hAnsi="Helvetica" w:cs="Helvetica"/>
        </w:rPr>
      </w:pPr>
      <w:ins w:id="322" w:author="Author">
        <w:r>
          <w:rPr>
            <w:rFonts w:ascii="Helvetica" w:hAnsi="Helvetica" w:cs="Helvetica"/>
          </w:rPr>
          <w:t>15.</w:t>
        </w:r>
        <w:r>
          <w:rPr>
            <w:rFonts w:ascii="Helvetica" w:hAnsi="Helvetica" w:cs="Helvetica"/>
          </w:rPr>
          <w:tab/>
        </w:r>
        <w:proofErr w:type="spellStart"/>
        <w:r>
          <w:rPr>
            <w:rFonts w:ascii="Helvetica" w:hAnsi="Helvetica" w:cs="Helvetica"/>
          </w:rPr>
          <w:t>Bousema</w:t>
        </w:r>
        <w:proofErr w:type="spellEnd"/>
        <w:r>
          <w:rPr>
            <w:rFonts w:ascii="Helvetica" w:hAnsi="Helvetica" w:cs="Helvetica"/>
          </w:rPr>
          <w:t xml:space="preserve">, T. J., </w:t>
        </w:r>
        <w:proofErr w:type="spellStart"/>
        <w:r>
          <w:rPr>
            <w:rFonts w:ascii="Helvetica" w:hAnsi="Helvetica" w:cs="Helvetica"/>
          </w:rPr>
          <w:t>Kreuels</w:t>
        </w:r>
        <w:proofErr w:type="spellEnd"/>
        <w:r>
          <w:rPr>
            <w:rFonts w:ascii="Helvetica" w:hAnsi="Helvetica" w:cs="Helvetica"/>
          </w:rPr>
          <w:t xml:space="preserve">, B. &amp; Gosling, R. Adjusting for heterogeneity of malaria transmission in longitudinal studies. </w:t>
        </w:r>
        <w:r>
          <w:rPr>
            <w:rFonts w:ascii="Helvetica" w:hAnsi="Helvetica" w:cs="Helvetica"/>
            <w:i/>
            <w:iCs/>
          </w:rPr>
          <w:t>J. Infect Dis</w:t>
        </w:r>
        <w:r>
          <w:rPr>
            <w:rFonts w:ascii="Helvetica" w:hAnsi="Helvetica" w:cs="Helvetica"/>
          </w:rPr>
          <w:t xml:space="preserve"> </w:t>
        </w:r>
        <w:r>
          <w:rPr>
            <w:rFonts w:ascii="Helvetica" w:hAnsi="Helvetica" w:cs="Helvetica"/>
            <w:b/>
            <w:bCs/>
          </w:rPr>
          <w:t>204,</w:t>
        </w:r>
        <w:r>
          <w:rPr>
            <w:rFonts w:ascii="Helvetica" w:hAnsi="Helvetica" w:cs="Helvetica"/>
          </w:rPr>
          <w:t xml:space="preserve"> 1–3 (2011).</w:t>
        </w:r>
      </w:ins>
    </w:p>
    <w:p w14:paraId="7935440D" w14:textId="77777777" w:rsidR="00A57AF0" w:rsidRDefault="00A57AF0" w:rsidP="00A57AF0">
      <w:pPr>
        <w:tabs>
          <w:tab w:val="left" w:pos="640"/>
        </w:tabs>
        <w:autoSpaceDE w:val="0"/>
        <w:autoSpaceDN w:val="0"/>
        <w:adjustRightInd w:val="0"/>
        <w:ind w:left="640" w:hanging="640"/>
        <w:rPr>
          <w:ins w:id="323" w:author="Author"/>
          <w:rFonts w:ascii="Helvetica" w:hAnsi="Helvetica" w:cs="Helvetica"/>
        </w:rPr>
      </w:pPr>
      <w:ins w:id="324" w:author="Author">
        <w:r>
          <w:rPr>
            <w:rFonts w:ascii="Helvetica" w:hAnsi="Helvetica" w:cs="Helvetica"/>
          </w:rPr>
          <w:lastRenderedPageBreak/>
          <w:t>16.</w:t>
        </w:r>
        <w:r>
          <w:rPr>
            <w:rFonts w:ascii="Helvetica" w:hAnsi="Helvetica" w:cs="Helvetica"/>
          </w:rPr>
          <w:tab/>
          <w:t xml:space="preserve">Greenhouse, B. </w:t>
        </w:r>
        <w:r>
          <w:rPr>
            <w:rFonts w:ascii="Helvetica" w:hAnsi="Helvetica" w:cs="Helvetica"/>
            <w:i/>
            <w:iCs/>
          </w:rPr>
          <w:t>et al.</w:t>
        </w:r>
        <w:r>
          <w:rPr>
            <w:rFonts w:ascii="Helvetica" w:hAnsi="Helvetica" w:cs="Helvetica"/>
          </w:rPr>
          <w:t xml:space="preserve"> Antibodies to </w:t>
        </w:r>
        <w:r>
          <w:rPr>
            <w:rFonts w:ascii="Helvetica" w:hAnsi="Helvetica" w:cs="Helvetica"/>
            <w:i/>
            <w:iCs/>
          </w:rPr>
          <w:t>Plasmodium falciparum</w:t>
        </w:r>
        <w:r>
          <w:rPr>
            <w:rFonts w:ascii="Helvetica" w:hAnsi="Helvetica" w:cs="Helvetica"/>
          </w:rPr>
          <w:t xml:space="preserve"> antigens predict a higher risk of malaria but protection from symptoms once </w:t>
        </w:r>
        <w:proofErr w:type="spellStart"/>
        <w:r>
          <w:rPr>
            <w:rFonts w:ascii="Helvetica" w:hAnsi="Helvetica" w:cs="Helvetica"/>
          </w:rPr>
          <w:t>parasitemic</w:t>
        </w:r>
        <w:proofErr w:type="spellEnd"/>
        <w:r>
          <w:rPr>
            <w:rFonts w:ascii="Helvetica" w:hAnsi="Helvetica" w:cs="Helvetica"/>
          </w:rPr>
          <w:t xml:space="preserve">. </w:t>
        </w:r>
        <w:r>
          <w:rPr>
            <w:rFonts w:ascii="Helvetica" w:hAnsi="Helvetica" w:cs="Helvetica"/>
            <w:i/>
            <w:iCs/>
          </w:rPr>
          <w:t>J. Infect Dis</w:t>
        </w:r>
        <w:r>
          <w:rPr>
            <w:rFonts w:ascii="Helvetica" w:hAnsi="Helvetica" w:cs="Helvetica"/>
          </w:rPr>
          <w:t xml:space="preserve"> </w:t>
        </w:r>
        <w:r>
          <w:rPr>
            <w:rFonts w:ascii="Helvetica" w:hAnsi="Helvetica" w:cs="Helvetica"/>
            <w:b/>
            <w:bCs/>
          </w:rPr>
          <w:t>204,</w:t>
        </w:r>
        <w:r>
          <w:rPr>
            <w:rFonts w:ascii="Helvetica" w:hAnsi="Helvetica" w:cs="Helvetica"/>
          </w:rPr>
          <w:t xml:space="preserve"> 19–26 (2011).</w:t>
        </w:r>
      </w:ins>
    </w:p>
    <w:p w14:paraId="0B80A847" w14:textId="77777777" w:rsidR="00A57AF0" w:rsidRDefault="00A57AF0" w:rsidP="00A57AF0">
      <w:pPr>
        <w:tabs>
          <w:tab w:val="left" w:pos="640"/>
        </w:tabs>
        <w:autoSpaceDE w:val="0"/>
        <w:autoSpaceDN w:val="0"/>
        <w:adjustRightInd w:val="0"/>
        <w:ind w:left="640" w:hanging="640"/>
        <w:rPr>
          <w:ins w:id="325" w:author="Author"/>
          <w:rFonts w:ascii="Helvetica" w:hAnsi="Helvetica" w:cs="Helvetica"/>
        </w:rPr>
      </w:pPr>
      <w:ins w:id="326" w:author="Author">
        <w:r>
          <w:rPr>
            <w:rFonts w:ascii="Helvetica" w:hAnsi="Helvetica" w:cs="Helvetica"/>
          </w:rPr>
          <w:t>17.</w:t>
        </w:r>
        <w:r>
          <w:rPr>
            <w:rFonts w:ascii="Helvetica" w:hAnsi="Helvetica" w:cs="Helvetica"/>
          </w:rPr>
          <w:tab/>
        </w:r>
        <w:proofErr w:type="spellStart"/>
        <w:r>
          <w:rPr>
            <w:rFonts w:ascii="Helvetica" w:hAnsi="Helvetica" w:cs="Helvetica"/>
          </w:rPr>
          <w:t>Guelbeogo</w:t>
        </w:r>
        <w:proofErr w:type="spellEnd"/>
        <w:r>
          <w:rPr>
            <w:rFonts w:ascii="Helvetica" w:hAnsi="Helvetica" w:cs="Helvetica"/>
          </w:rPr>
          <w:t xml:space="preserve">, W. M. </w:t>
        </w:r>
        <w:r>
          <w:rPr>
            <w:rFonts w:ascii="Helvetica" w:hAnsi="Helvetica" w:cs="Helvetica"/>
            <w:i/>
            <w:iCs/>
          </w:rPr>
          <w:t>et al.</w:t>
        </w:r>
        <w:r>
          <w:rPr>
            <w:rFonts w:ascii="Helvetica" w:hAnsi="Helvetica" w:cs="Helvetica"/>
          </w:rPr>
          <w:t xml:space="preserve"> Variation in natural exposure to anopheles mosquitoes and its effects on malaria transmission. </w:t>
        </w:r>
        <w:proofErr w:type="spellStart"/>
        <w:r>
          <w:rPr>
            <w:rFonts w:ascii="Helvetica" w:hAnsi="Helvetica" w:cs="Helvetica"/>
            <w:i/>
            <w:iCs/>
          </w:rPr>
          <w:t>eLife</w:t>
        </w:r>
        <w:proofErr w:type="spellEnd"/>
        <w:r>
          <w:rPr>
            <w:rFonts w:ascii="Helvetica" w:hAnsi="Helvetica" w:cs="Helvetica"/>
          </w:rPr>
          <w:t xml:space="preserve"> </w:t>
        </w:r>
        <w:r>
          <w:rPr>
            <w:rFonts w:ascii="Helvetica" w:hAnsi="Helvetica" w:cs="Helvetica"/>
            <w:b/>
            <w:bCs/>
          </w:rPr>
          <w:t>7,</w:t>
        </w:r>
        <w:r>
          <w:rPr>
            <w:rFonts w:ascii="Helvetica" w:hAnsi="Helvetica" w:cs="Helvetica"/>
          </w:rPr>
          <w:t xml:space="preserve"> (2018).</w:t>
        </w:r>
      </w:ins>
    </w:p>
    <w:p w14:paraId="61C46184" w14:textId="77777777" w:rsidR="00A57AF0" w:rsidRPr="00CA0F87" w:rsidRDefault="00A57AF0" w:rsidP="00A57AF0">
      <w:pPr>
        <w:tabs>
          <w:tab w:val="left" w:pos="640"/>
        </w:tabs>
        <w:autoSpaceDE w:val="0"/>
        <w:autoSpaceDN w:val="0"/>
        <w:adjustRightInd w:val="0"/>
        <w:ind w:left="640" w:hanging="640"/>
        <w:rPr>
          <w:ins w:id="327" w:author="Author"/>
          <w:rFonts w:ascii="Helvetica" w:hAnsi="Helvetica" w:cs="Helvetica"/>
          <w:lang w:val="da-DK"/>
          <w:rPrChange w:id="328" w:author="Author">
            <w:rPr>
              <w:ins w:id="329" w:author="Author"/>
              <w:rFonts w:ascii="Helvetica" w:hAnsi="Helvetica" w:cs="Helvetica"/>
            </w:rPr>
          </w:rPrChange>
        </w:rPr>
      </w:pPr>
      <w:ins w:id="330" w:author="Author">
        <w:r>
          <w:rPr>
            <w:rFonts w:ascii="Helvetica" w:hAnsi="Helvetica" w:cs="Helvetica"/>
          </w:rPr>
          <w:t>18.</w:t>
        </w:r>
        <w:r>
          <w:rPr>
            <w:rFonts w:ascii="Helvetica" w:hAnsi="Helvetica" w:cs="Helvetica"/>
          </w:rPr>
          <w:tab/>
          <w:t xml:space="preserve">Michael, E. </w:t>
        </w:r>
        <w:r>
          <w:rPr>
            <w:rFonts w:ascii="Helvetica" w:hAnsi="Helvetica" w:cs="Helvetica"/>
            <w:i/>
            <w:iCs/>
          </w:rPr>
          <w:t>et al.</w:t>
        </w:r>
        <w:r>
          <w:rPr>
            <w:rFonts w:ascii="Helvetica" w:hAnsi="Helvetica" w:cs="Helvetica"/>
          </w:rPr>
          <w:t xml:space="preserve"> Quantifying mosquito biting patterns on humans by DNA fingerprinting of bloodmeals. </w:t>
        </w:r>
        <w:r w:rsidRPr="00CA0F87">
          <w:rPr>
            <w:rFonts w:ascii="Helvetica" w:hAnsi="Helvetica" w:cs="Helvetica"/>
            <w:i/>
            <w:iCs/>
            <w:lang w:val="da-DK"/>
            <w:rPrChange w:id="331" w:author="Author">
              <w:rPr>
                <w:rFonts w:ascii="Helvetica" w:hAnsi="Helvetica" w:cs="Helvetica"/>
                <w:i/>
                <w:iCs/>
              </w:rPr>
            </w:rPrChange>
          </w:rPr>
          <w:t>Am. J. Trop. Med. Hyg.</w:t>
        </w:r>
        <w:r w:rsidRPr="00CA0F87">
          <w:rPr>
            <w:rFonts w:ascii="Helvetica" w:hAnsi="Helvetica" w:cs="Helvetica"/>
            <w:lang w:val="da-DK"/>
            <w:rPrChange w:id="332" w:author="Author">
              <w:rPr>
                <w:rFonts w:ascii="Helvetica" w:hAnsi="Helvetica" w:cs="Helvetica"/>
              </w:rPr>
            </w:rPrChange>
          </w:rPr>
          <w:t xml:space="preserve"> </w:t>
        </w:r>
        <w:r w:rsidRPr="00CA0F87">
          <w:rPr>
            <w:rFonts w:ascii="Helvetica" w:hAnsi="Helvetica" w:cs="Helvetica"/>
            <w:b/>
            <w:bCs/>
            <w:lang w:val="da-DK"/>
            <w:rPrChange w:id="333" w:author="Author">
              <w:rPr>
                <w:rFonts w:ascii="Helvetica" w:hAnsi="Helvetica" w:cs="Helvetica"/>
                <w:b/>
                <w:bCs/>
              </w:rPr>
            </w:rPrChange>
          </w:rPr>
          <w:t>65,</w:t>
        </w:r>
        <w:r w:rsidRPr="00CA0F87">
          <w:rPr>
            <w:rFonts w:ascii="Helvetica" w:hAnsi="Helvetica" w:cs="Helvetica"/>
            <w:lang w:val="da-DK"/>
            <w:rPrChange w:id="334" w:author="Author">
              <w:rPr>
                <w:rFonts w:ascii="Helvetica" w:hAnsi="Helvetica" w:cs="Helvetica"/>
              </w:rPr>
            </w:rPrChange>
          </w:rPr>
          <w:t xml:space="preserve"> 722–728 (2001).</w:t>
        </w:r>
      </w:ins>
    </w:p>
    <w:p w14:paraId="45DDE7DC" w14:textId="77777777" w:rsidR="00A57AF0" w:rsidRDefault="00A57AF0" w:rsidP="00A57AF0">
      <w:pPr>
        <w:tabs>
          <w:tab w:val="left" w:pos="640"/>
        </w:tabs>
        <w:autoSpaceDE w:val="0"/>
        <w:autoSpaceDN w:val="0"/>
        <w:adjustRightInd w:val="0"/>
        <w:ind w:left="640" w:hanging="640"/>
        <w:rPr>
          <w:ins w:id="335" w:author="Author"/>
          <w:rFonts w:ascii="Helvetica" w:hAnsi="Helvetica" w:cs="Helvetica"/>
        </w:rPr>
      </w:pPr>
      <w:ins w:id="336" w:author="Author">
        <w:r w:rsidRPr="00CA0F87">
          <w:rPr>
            <w:rFonts w:ascii="Helvetica" w:hAnsi="Helvetica" w:cs="Helvetica"/>
            <w:lang w:val="da-DK"/>
            <w:rPrChange w:id="337" w:author="Author">
              <w:rPr>
                <w:rFonts w:ascii="Helvetica" w:hAnsi="Helvetica" w:cs="Helvetica"/>
              </w:rPr>
            </w:rPrChange>
          </w:rPr>
          <w:t>19.</w:t>
        </w:r>
        <w:r w:rsidRPr="00CA0F87">
          <w:rPr>
            <w:rFonts w:ascii="Helvetica" w:hAnsi="Helvetica" w:cs="Helvetica"/>
            <w:lang w:val="da-DK"/>
            <w:rPrChange w:id="338" w:author="Author">
              <w:rPr>
                <w:rFonts w:ascii="Helvetica" w:hAnsi="Helvetica" w:cs="Helvetica"/>
              </w:rPr>
            </w:rPrChange>
          </w:rPr>
          <w:tab/>
          <w:t xml:space="preserve">De </w:t>
        </w:r>
        <w:proofErr w:type="spellStart"/>
        <w:r w:rsidRPr="00CA0F87">
          <w:rPr>
            <w:rFonts w:ascii="Helvetica" w:hAnsi="Helvetica" w:cs="Helvetica"/>
            <w:lang w:val="da-DK"/>
            <w:rPrChange w:id="339" w:author="Author">
              <w:rPr>
                <w:rFonts w:ascii="Helvetica" w:hAnsi="Helvetica" w:cs="Helvetica"/>
              </w:rPr>
            </w:rPrChange>
          </w:rPr>
          <w:t>Benedictis</w:t>
        </w:r>
        <w:proofErr w:type="spellEnd"/>
        <w:r w:rsidRPr="00CA0F87">
          <w:rPr>
            <w:rFonts w:ascii="Helvetica" w:hAnsi="Helvetica" w:cs="Helvetica"/>
            <w:lang w:val="da-DK"/>
            <w:rPrChange w:id="340" w:author="Author">
              <w:rPr>
                <w:rFonts w:ascii="Helvetica" w:hAnsi="Helvetica" w:cs="Helvetica"/>
              </w:rPr>
            </w:rPrChange>
          </w:rPr>
          <w:t xml:space="preserve">, J. </w:t>
        </w:r>
        <w:r w:rsidRPr="00CA0F87">
          <w:rPr>
            <w:rFonts w:ascii="Helvetica" w:hAnsi="Helvetica" w:cs="Helvetica"/>
            <w:i/>
            <w:iCs/>
            <w:lang w:val="da-DK"/>
            <w:rPrChange w:id="341" w:author="Author">
              <w:rPr>
                <w:rFonts w:ascii="Helvetica" w:hAnsi="Helvetica" w:cs="Helvetica"/>
                <w:i/>
                <w:iCs/>
              </w:rPr>
            </w:rPrChange>
          </w:rPr>
          <w:t>et al.</w:t>
        </w:r>
        <w:r w:rsidRPr="00CA0F87">
          <w:rPr>
            <w:rFonts w:ascii="Helvetica" w:hAnsi="Helvetica" w:cs="Helvetica"/>
            <w:lang w:val="da-DK"/>
            <w:rPrChange w:id="342" w:author="Author">
              <w:rPr>
                <w:rFonts w:ascii="Helvetica" w:hAnsi="Helvetica" w:cs="Helvetica"/>
              </w:rPr>
            </w:rPrChange>
          </w:rPr>
          <w:t xml:space="preserve"> </w:t>
        </w:r>
        <w:r>
          <w:rPr>
            <w:rFonts w:ascii="Helvetica" w:hAnsi="Helvetica" w:cs="Helvetica"/>
          </w:rPr>
          <w:t xml:space="preserve">Identification of the people from whom engorged </w:t>
        </w:r>
        <w:proofErr w:type="spellStart"/>
        <w:r>
          <w:rPr>
            <w:rFonts w:ascii="Helvetica" w:hAnsi="Helvetica" w:cs="Helvetica"/>
            <w:i/>
            <w:iCs/>
          </w:rPr>
          <w:t>Aedes</w:t>
        </w:r>
        <w:proofErr w:type="spellEnd"/>
        <w:r>
          <w:rPr>
            <w:rFonts w:ascii="Helvetica" w:hAnsi="Helvetica" w:cs="Helvetica"/>
            <w:i/>
            <w:iCs/>
          </w:rPr>
          <w:t xml:space="preserve"> aegypti</w:t>
        </w:r>
        <w:r>
          <w:rPr>
            <w:rFonts w:ascii="Helvetica" w:hAnsi="Helvetica" w:cs="Helvetica"/>
          </w:rPr>
          <w:t xml:space="preserve"> took blood meals in Florida, Puerto Rico, using polymerase chain reaction-based DNA profiling. </w:t>
        </w:r>
        <w:r>
          <w:rPr>
            <w:rFonts w:ascii="Helvetica" w:hAnsi="Helvetica" w:cs="Helvetica"/>
            <w:i/>
            <w:iCs/>
          </w:rPr>
          <w:t xml:space="preserve">Am. J. Trop. Med. </w:t>
        </w:r>
        <w:proofErr w:type="spellStart"/>
        <w:r>
          <w:rPr>
            <w:rFonts w:ascii="Helvetica" w:hAnsi="Helvetica" w:cs="Helvetica"/>
            <w:i/>
            <w:iCs/>
          </w:rPr>
          <w:t>Hyg</w:t>
        </w:r>
        <w:proofErr w:type="spellEnd"/>
        <w:r>
          <w:rPr>
            <w:rFonts w:ascii="Helvetica" w:hAnsi="Helvetica" w:cs="Helvetica"/>
            <w:i/>
            <w:iCs/>
          </w:rPr>
          <w:t>.</w:t>
        </w:r>
        <w:r>
          <w:rPr>
            <w:rFonts w:ascii="Helvetica" w:hAnsi="Helvetica" w:cs="Helvetica"/>
          </w:rPr>
          <w:t xml:space="preserve"> </w:t>
        </w:r>
        <w:r>
          <w:rPr>
            <w:rFonts w:ascii="Helvetica" w:hAnsi="Helvetica" w:cs="Helvetica"/>
            <w:b/>
            <w:bCs/>
          </w:rPr>
          <w:t>68,</w:t>
        </w:r>
        <w:r>
          <w:rPr>
            <w:rFonts w:ascii="Helvetica" w:hAnsi="Helvetica" w:cs="Helvetica"/>
          </w:rPr>
          <w:t xml:space="preserve"> 437–446 (2003).</w:t>
        </w:r>
      </w:ins>
    </w:p>
    <w:p w14:paraId="6D14B3C4" w14:textId="77777777" w:rsidR="00A57AF0" w:rsidRDefault="00A57AF0" w:rsidP="00A57AF0">
      <w:pPr>
        <w:tabs>
          <w:tab w:val="left" w:pos="640"/>
        </w:tabs>
        <w:autoSpaceDE w:val="0"/>
        <w:autoSpaceDN w:val="0"/>
        <w:adjustRightInd w:val="0"/>
        <w:ind w:left="640" w:hanging="640"/>
        <w:rPr>
          <w:ins w:id="343" w:author="Author"/>
          <w:rFonts w:ascii="Helvetica" w:hAnsi="Helvetica" w:cs="Helvetica"/>
        </w:rPr>
      </w:pPr>
      <w:ins w:id="344" w:author="Author">
        <w:r>
          <w:rPr>
            <w:rFonts w:ascii="Helvetica" w:hAnsi="Helvetica" w:cs="Helvetica"/>
          </w:rPr>
          <w:t>20.</w:t>
        </w:r>
        <w:r>
          <w:rPr>
            <w:rFonts w:ascii="Helvetica" w:hAnsi="Helvetica" w:cs="Helvetica"/>
          </w:rPr>
          <w:tab/>
          <w:t xml:space="preserve">Scott, T. W., </w:t>
        </w:r>
        <w:proofErr w:type="spellStart"/>
        <w:r>
          <w:rPr>
            <w:rFonts w:ascii="Helvetica" w:hAnsi="Helvetica" w:cs="Helvetica"/>
          </w:rPr>
          <w:t>Githeko</w:t>
        </w:r>
        <w:proofErr w:type="spellEnd"/>
        <w:r>
          <w:rPr>
            <w:rFonts w:ascii="Helvetica" w:hAnsi="Helvetica" w:cs="Helvetica"/>
          </w:rPr>
          <w:t xml:space="preserve">, A. K., Fleisher, A., Harrington, L. C. &amp; Yan, G. DNA profiling of human blood in anophelines from lowland and highland sites in western Kenya. </w:t>
        </w:r>
        <w:r>
          <w:rPr>
            <w:rFonts w:ascii="Helvetica" w:hAnsi="Helvetica" w:cs="Helvetica"/>
            <w:i/>
            <w:iCs/>
          </w:rPr>
          <w:t xml:space="preserve">Am. J. Trop. Med. </w:t>
        </w:r>
        <w:proofErr w:type="spellStart"/>
        <w:r>
          <w:rPr>
            <w:rFonts w:ascii="Helvetica" w:hAnsi="Helvetica" w:cs="Helvetica"/>
            <w:i/>
            <w:iCs/>
          </w:rPr>
          <w:t>Hyg</w:t>
        </w:r>
        <w:proofErr w:type="spellEnd"/>
        <w:r>
          <w:rPr>
            <w:rFonts w:ascii="Helvetica" w:hAnsi="Helvetica" w:cs="Helvetica"/>
            <w:i/>
            <w:iCs/>
          </w:rPr>
          <w:t>.</w:t>
        </w:r>
        <w:r>
          <w:rPr>
            <w:rFonts w:ascii="Helvetica" w:hAnsi="Helvetica" w:cs="Helvetica"/>
          </w:rPr>
          <w:t xml:space="preserve"> </w:t>
        </w:r>
        <w:r>
          <w:rPr>
            <w:rFonts w:ascii="Helvetica" w:hAnsi="Helvetica" w:cs="Helvetica"/>
            <w:b/>
            <w:bCs/>
          </w:rPr>
          <w:t>75,</w:t>
        </w:r>
        <w:r>
          <w:rPr>
            <w:rFonts w:ascii="Helvetica" w:hAnsi="Helvetica" w:cs="Helvetica"/>
          </w:rPr>
          <w:t xml:space="preserve"> 231–237 (2006).</w:t>
        </w:r>
      </w:ins>
    </w:p>
    <w:p w14:paraId="4E416608" w14:textId="77777777" w:rsidR="00A57AF0" w:rsidRDefault="00A57AF0" w:rsidP="00A57AF0">
      <w:pPr>
        <w:tabs>
          <w:tab w:val="left" w:pos="640"/>
        </w:tabs>
        <w:autoSpaceDE w:val="0"/>
        <w:autoSpaceDN w:val="0"/>
        <w:adjustRightInd w:val="0"/>
        <w:ind w:left="640" w:hanging="640"/>
        <w:rPr>
          <w:ins w:id="345" w:author="Author"/>
          <w:rFonts w:ascii="Helvetica" w:hAnsi="Helvetica" w:cs="Helvetica"/>
        </w:rPr>
      </w:pPr>
      <w:ins w:id="346" w:author="Author">
        <w:r>
          <w:rPr>
            <w:rFonts w:ascii="Helvetica" w:hAnsi="Helvetica" w:cs="Helvetica"/>
          </w:rPr>
          <w:t>21.</w:t>
        </w:r>
        <w:r>
          <w:rPr>
            <w:rFonts w:ascii="Helvetica" w:hAnsi="Helvetica" w:cs="Helvetica"/>
          </w:rPr>
          <w:tab/>
          <w:t xml:space="preserve">Smith, T. A. Estimation of heterogeneity in malaria transmission by stochastic modelling of apparent deviations from mass action kinetics. </w:t>
        </w:r>
        <w:r>
          <w:rPr>
            <w:rFonts w:ascii="Helvetica" w:hAnsi="Helvetica" w:cs="Helvetica"/>
            <w:i/>
            <w:iCs/>
          </w:rPr>
          <w:t>Malaria J</w:t>
        </w:r>
        <w:r>
          <w:rPr>
            <w:rFonts w:ascii="Helvetica" w:hAnsi="Helvetica" w:cs="Helvetica"/>
          </w:rPr>
          <w:t xml:space="preserve"> </w:t>
        </w:r>
        <w:r>
          <w:rPr>
            <w:rFonts w:ascii="Helvetica" w:hAnsi="Helvetica" w:cs="Helvetica"/>
            <w:b/>
            <w:bCs/>
          </w:rPr>
          <w:t>7,</w:t>
        </w:r>
        <w:r>
          <w:rPr>
            <w:rFonts w:ascii="Helvetica" w:hAnsi="Helvetica" w:cs="Helvetica"/>
          </w:rPr>
          <w:t xml:space="preserve"> 12 (2008).</w:t>
        </w:r>
      </w:ins>
    </w:p>
    <w:p w14:paraId="3DF41640" w14:textId="77777777" w:rsidR="00A57AF0" w:rsidRDefault="00A57AF0" w:rsidP="00A57AF0">
      <w:pPr>
        <w:tabs>
          <w:tab w:val="left" w:pos="640"/>
        </w:tabs>
        <w:autoSpaceDE w:val="0"/>
        <w:autoSpaceDN w:val="0"/>
        <w:adjustRightInd w:val="0"/>
        <w:ind w:left="640" w:hanging="640"/>
        <w:rPr>
          <w:ins w:id="347" w:author="Author"/>
          <w:rFonts w:ascii="Helvetica" w:hAnsi="Helvetica" w:cs="Helvetica"/>
        </w:rPr>
      </w:pPr>
      <w:ins w:id="348" w:author="Author">
        <w:r>
          <w:rPr>
            <w:rFonts w:ascii="Helvetica" w:hAnsi="Helvetica" w:cs="Helvetica"/>
          </w:rPr>
          <w:t>22.</w:t>
        </w:r>
        <w:r>
          <w:rPr>
            <w:rFonts w:ascii="Helvetica" w:hAnsi="Helvetica" w:cs="Helvetica"/>
          </w:rPr>
          <w:tab/>
          <w:t xml:space="preserve">Gonçalves, B. P. </w:t>
        </w:r>
        <w:r>
          <w:rPr>
            <w:rFonts w:ascii="Helvetica" w:hAnsi="Helvetica" w:cs="Helvetica"/>
            <w:i/>
            <w:iCs/>
          </w:rPr>
          <w:t>et al.</w:t>
        </w:r>
        <w:r>
          <w:rPr>
            <w:rFonts w:ascii="Helvetica" w:hAnsi="Helvetica" w:cs="Helvetica"/>
          </w:rPr>
          <w:t xml:space="preserve"> Examining the human infectious reservoir for Plasmodium falciparum malaria in areas of differing transmission intensity. </w:t>
        </w:r>
        <w:r>
          <w:rPr>
            <w:rFonts w:ascii="Helvetica" w:hAnsi="Helvetica" w:cs="Helvetica"/>
            <w:i/>
            <w:iCs/>
          </w:rPr>
          <w:t xml:space="preserve">Nature </w:t>
        </w:r>
        <w:proofErr w:type="spellStart"/>
        <w:r>
          <w:rPr>
            <w:rFonts w:ascii="Helvetica" w:hAnsi="Helvetica" w:cs="Helvetica"/>
            <w:i/>
            <w:iCs/>
          </w:rPr>
          <w:t>Comm</w:t>
        </w:r>
        <w:proofErr w:type="spellEnd"/>
        <w:r>
          <w:rPr>
            <w:rFonts w:ascii="Helvetica" w:hAnsi="Helvetica" w:cs="Helvetica"/>
          </w:rPr>
          <w:t xml:space="preserve"> 1–11 (2017). doi:10.1038/s41467-017-01270-4</w:t>
        </w:r>
      </w:ins>
    </w:p>
    <w:p w14:paraId="58066AD1" w14:textId="77777777" w:rsidR="00A57AF0" w:rsidRDefault="00A57AF0" w:rsidP="00A57AF0">
      <w:pPr>
        <w:tabs>
          <w:tab w:val="left" w:pos="640"/>
        </w:tabs>
        <w:autoSpaceDE w:val="0"/>
        <w:autoSpaceDN w:val="0"/>
        <w:adjustRightInd w:val="0"/>
        <w:ind w:left="640" w:hanging="640"/>
        <w:rPr>
          <w:ins w:id="349" w:author="Author"/>
          <w:rFonts w:ascii="Helvetica" w:hAnsi="Helvetica" w:cs="Helvetica"/>
        </w:rPr>
      </w:pPr>
      <w:ins w:id="350" w:author="Author">
        <w:r>
          <w:rPr>
            <w:rFonts w:ascii="Helvetica" w:hAnsi="Helvetica" w:cs="Helvetica"/>
          </w:rPr>
          <w:t>23.</w:t>
        </w:r>
        <w:r>
          <w:rPr>
            <w:rFonts w:ascii="Helvetica" w:hAnsi="Helvetica" w:cs="Helvetica"/>
          </w:rPr>
          <w:tab/>
        </w:r>
        <w:proofErr w:type="spellStart"/>
        <w:r>
          <w:rPr>
            <w:rFonts w:ascii="Helvetica" w:hAnsi="Helvetica" w:cs="Helvetica"/>
          </w:rPr>
          <w:t>Kilama</w:t>
        </w:r>
        <w:proofErr w:type="spellEnd"/>
        <w:r>
          <w:rPr>
            <w:rFonts w:ascii="Helvetica" w:hAnsi="Helvetica" w:cs="Helvetica"/>
          </w:rPr>
          <w:t xml:space="preserve">, M. </w:t>
        </w:r>
        <w:r>
          <w:rPr>
            <w:rFonts w:ascii="Helvetica" w:hAnsi="Helvetica" w:cs="Helvetica"/>
            <w:i/>
            <w:iCs/>
          </w:rPr>
          <w:t>et al.</w:t>
        </w:r>
        <w:r>
          <w:rPr>
            <w:rFonts w:ascii="Helvetica" w:hAnsi="Helvetica" w:cs="Helvetica"/>
          </w:rPr>
          <w:t xml:space="preserve"> Estimating the annual entomological inoculation rate for </w:t>
        </w:r>
        <w:r>
          <w:rPr>
            <w:rFonts w:ascii="Helvetica" w:hAnsi="Helvetica" w:cs="Helvetica"/>
            <w:i/>
            <w:iCs/>
          </w:rPr>
          <w:t>Plasmodium falciparum</w:t>
        </w:r>
        <w:r>
          <w:rPr>
            <w:rFonts w:ascii="Helvetica" w:hAnsi="Helvetica" w:cs="Helvetica"/>
          </w:rPr>
          <w:t xml:space="preserve"> transmitted by </w:t>
        </w:r>
        <w:r>
          <w:rPr>
            <w:rFonts w:ascii="Helvetica" w:hAnsi="Helvetica" w:cs="Helvetica"/>
            <w:i/>
            <w:iCs/>
          </w:rPr>
          <w:t xml:space="preserve">Anopheles </w:t>
        </w:r>
        <w:proofErr w:type="spellStart"/>
        <w:r>
          <w:rPr>
            <w:rFonts w:ascii="Helvetica" w:hAnsi="Helvetica" w:cs="Helvetica"/>
            <w:i/>
            <w:iCs/>
          </w:rPr>
          <w:t>gambiae</w:t>
        </w:r>
        <w:proofErr w:type="spellEnd"/>
        <w:r>
          <w:rPr>
            <w:rFonts w:ascii="Helvetica" w:hAnsi="Helvetica" w:cs="Helvetica"/>
            <w:i/>
            <w:iCs/>
          </w:rPr>
          <w:t xml:space="preserve"> </w:t>
        </w:r>
        <w:proofErr w:type="spellStart"/>
        <w:r>
          <w:rPr>
            <w:rFonts w:ascii="Helvetica" w:hAnsi="Helvetica" w:cs="Helvetica"/>
            <w:i/>
            <w:iCs/>
          </w:rPr>
          <w:t>s.l.</w:t>
        </w:r>
        <w:proofErr w:type="spellEnd"/>
        <w:r>
          <w:rPr>
            <w:rFonts w:ascii="Helvetica" w:hAnsi="Helvetica" w:cs="Helvetica"/>
          </w:rPr>
          <w:t xml:space="preserve"> using three sampling methods in three sites in Uganda. </w:t>
        </w:r>
        <w:r>
          <w:rPr>
            <w:rFonts w:ascii="Helvetica" w:hAnsi="Helvetica" w:cs="Helvetica"/>
            <w:i/>
            <w:iCs/>
          </w:rPr>
          <w:t>Malaria J</w:t>
        </w:r>
        <w:r>
          <w:rPr>
            <w:rFonts w:ascii="Helvetica" w:hAnsi="Helvetica" w:cs="Helvetica"/>
          </w:rPr>
          <w:t xml:space="preserve"> </w:t>
        </w:r>
        <w:r>
          <w:rPr>
            <w:rFonts w:ascii="Helvetica" w:hAnsi="Helvetica" w:cs="Helvetica"/>
            <w:b/>
            <w:bCs/>
          </w:rPr>
          <w:t>13,</w:t>
        </w:r>
        <w:r>
          <w:rPr>
            <w:rFonts w:ascii="Helvetica" w:hAnsi="Helvetica" w:cs="Helvetica"/>
          </w:rPr>
          <w:t xml:space="preserve"> 111 (2014).</w:t>
        </w:r>
      </w:ins>
    </w:p>
    <w:p w14:paraId="093CBE67" w14:textId="77777777" w:rsidR="00A57AF0" w:rsidRDefault="00A57AF0" w:rsidP="00A57AF0">
      <w:pPr>
        <w:tabs>
          <w:tab w:val="left" w:pos="640"/>
        </w:tabs>
        <w:autoSpaceDE w:val="0"/>
        <w:autoSpaceDN w:val="0"/>
        <w:adjustRightInd w:val="0"/>
        <w:ind w:left="640" w:hanging="640"/>
        <w:rPr>
          <w:ins w:id="351" w:author="Author"/>
          <w:rFonts w:ascii="Helvetica" w:hAnsi="Helvetica" w:cs="Helvetica"/>
        </w:rPr>
      </w:pPr>
      <w:ins w:id="352" w:author="Author">
        <w:r>
          <w:rPr>
            <w:rFonts w:ascii="Helvetica" w:hAnsi="Helvetica" w:cs="Helvetica"/>
          </w:rPr>
          <w:t>24.</w:t>
        </w:r>
        <w:r>
          <w:rPr>
            <w:rFonts w:ascii="Helvetica" w:hAnsi="Helvetica" w:cs="Helvetica"/>
          </w:rPr>
          <w:tab/>
        </w:r>
        <w:proofErr w:type="spellStart"/>
        <w:r>
          <w:rPr>
            <w:rFonts w:ascii="Helvetica" w:hAnsi="Helvetica" w:cs="Helvetica"/>
          </w:rPr>
          <w:t>Katureebe</w:t>
        </w:r>
        <w:proofErr w:type="spellEnd"/>
        <w:r>
          <w:rPr>
            <w:rFonts w:ascii="Helvetica" w:hAnsi="Helvetica" w:cs="Helvetica"/>
          </w:rPr>
          <w:t xml:space="preserve">, A. </w:t>
        </w:r>
        <w:r>
          <w:rPr>
            <w:rFonts w:ascii="Helvetica" w:hAnsi="Helvetica" w:cs="Helvetica"/>
            <w:i/>
            <w:iCs/>
          </w:rPr>
          <w:t>et al.</w:t>
        </w:r>
        <w:r>
          <w:rPr>
            <w:rFonts w:ascii="Helvetica" w:hAnsi="Helvetica" w:cs="Helvetica"/>
          </w:rPr>
          <w:t xml:space="preserve"> Measures of malaria burden after long-lasting insecticidal net distribution and indoor residual spraying at three sites in Uganda: a prospective observational study. </w:t>
        </w:r>
        <w:proofErr w:type="spellStart"/>
        <w:r>
          <w:rPr>
            <w:rFonts w:ascii="Helvetica" w:hAnsi="Helvetica" w:cs="Helvetica"/>
            <w:i/>
            <w:iCs/>
          </w:rPr>
          <w:t>PLoS</w:t>
        </w:r>
        <w:proofErr w:type="spellEnd"/>
        <w:r>
          <w:rPr>
            <w:rFonts w:ascii="Helvetica" w:hAnsi="Helvetica" w:cs="Helvetica"/>
            <w:i/>
            <w:iCs/>
          </w:rPr>
          <w:t xml:space="preserve"> Med</w:t>
        </w:r>
        <w:r>
          <w:rPr>
            <w:rFonts w:ascii="Helvetica" w:hAnsi="Helvetica" w:cs="Helvetica"/>
          </w:rPr>
          <w:t xml:space="preserve"> </w:t>
        </w:r>
        <w:r>
          <w:rPr>
            <w:rFonts w:ascii="Helvetica" w:hAnsi="Helvetica" w:cs="Helvetica"/>
            <w:b/>
            <w:bCs/>
          </w:rPr>
          <w:t>13,</w:t>
        </w:r>
        <w:r>
          <w:rPr>
            <w:rFonts w:ascii="Helvetica" w:hAnsi="Helvetica" w:cs="Helvetica"/>
          </w:rPr>
          <w:t xml:space="preserve"> e1002167 (2016).</w:t>
        </w:r>
      </w:ins>
    </w:p>
    <w:p w14:paraId="7A612D29" w14:textId="77777777" w:rsidR="00A57AF0" w:rsidRDefault="00A57AF0" w:rsidP="00A57AF0">
      <w:pPr>
        <w:tabs>
          <w:tab w:val="left" w:pos="640"/>
        </w:tabs>
        <w:autoSpaceDE w:val="0"/>
        <w:autoSpaceDN w:val="0"/>
        <w:adjustRightInd w:val="0"/>
        <w:ind w:left="640" w:hanging="640"/>
        <w:rPr>
          <w:ins w:id="353" w:author="Author"/>
          <w:rFonts w:ascii="Helvetica" w:hAnsi="Helvetica" w:cs="Helvetica"/>
        </w:rPr>
      </w:pPr>
      <w:ins w:id="354" w:author="Author">
        <w:r>
          <w:rPr>
            <w:rFonts w:ascii="Helvetica" w:hAnsi="Helvetica" w:cs="Helvetica"/>
          </w:rPr>
          <w:t>25.</w:t>
        </w:r>
        <w:r>
          <w:rPr>
            <w:rFonts w:ascii="Helvetica" w:hAnsi="Helvetica" w:cs="Helvetica"/>
          </w:rPr>
          <w:tab/>
          <w:t xml:space="preserve">Dietz, K. in </w:t>
        </w:r>
        <w:r>
          <w:rPr>
            <w:rFonts w:ascii="Helvetica" w:hAnsi="Helvetica" w:cs="Helvetica"/>
            <w:i/>
            <w:iCs/>
          </w:rPr>
          <w:t>Vito Volterra Symposium on Mathematical Models in biology</w:t>
        </w:r>
        <w:r>
          <w:rPr>
            <w:rFonts w:ascii="Helvetica" w:hAnsi="Helvetica" w:cs="Helvetica"/>
          </w:rPr>
          <w:t xml:space="preserve"> (eds. </w:t>
        </w:r>
        <w:proofErr w:type="spellStart"/>
        <w:r>
          <w:rPr>
            <w:rFonts w:ascii="Helvetica" w:hAnsi="Helvetica" w:cs="Helvetica"/>
          </w:rPr>
          <w:t>Barigozzi</w:t>
        </w:r>
        <w:proofErr w:type="spellEnd"/>
        <w:r>
          <w:rPr>
            <w:rFonts w:ascii="Helvetica" w:hAnsi="Helvetica" w:cs="Helvetica"/>
          </w:rPr>
          <w:t>, C. &amp; Levin, S. A.) 264–277 (Springer-Verlag, 1980).</w:t>
        </w:r>
      </w:ins>
    </w:p>
    <w:p w14:paraId="7D0E837D" w14:textId="77777777" w:rsidR="00A57AF0" w:rsidRDefault="00A57AF0" w:rsidP="00A57AF0">
      <w:pPr>
        <w:tabs>
          <w:tab w:val="left" w:pos="640"/>
        </w:tabs>
        <w:autoSpaceDE w:val="0"/>
        <w:autoSpaceDN w:val="0"/>
        <w:adjustRightInd w:val="0"/>
        <w:ind w:left="640" w:hanging="640"/>
        <w:rPr>
          <w:ins w:id="355" w:author="Author"/>
          <w:rFonts w:ascii="Helvetica" w:hAnsi="Helvetica" w:cs="Helvetica"/>
        </w:rPr>
      </w:pPr>
      <w:ins w:id="356" w:author="Author">
        <w:r>
          <w:rPr>
            <w:rFonts w:ascii="Helvetica" w:hAnsi="Helvetica" w:cs="Helvetica"/>
          </w:rPr>
          <w:t>26.</w:t>
        </w:r>
        <w:r>
          <w:rPr>
            <w:rFonts w:ascii="Helvetica" w:hAnsi="Helvetica" w:cs="Helvetica"/>
          </w:rPr>
          <w:tab/>
          <w:t xml:space="preserve">Dietz, K. in </w:t>
        </w:r>
        <w:r>
          <w:rPr>
            <w:rFonts w:ascii="Helvetica" w:hAnsi="Helvetica" w:cs="Helvetica"/>
            <w:i/>
            <w:iCs/>
          </w:rPr>
          <w:t xml:space="preserve">Malaria </w:t>
        </w:r>
        <w:r>
          <w:rPr>
            <w:rFonts w:ascii="Helvetica" w:hAnsi="Helvetica" w:cs="Helvetica"/>
          </w:rPr>
          <w:t xml:space="preserve">(eds. </w:t>
        </w:r>
        <w:proofErr w:type="spellStart"/>
        <w:r>
          <w:rPr>
            <w:rFonts w:ascii="Helvetica" w:hAnsi="Helvetica" w:cs="Helvetica"/>
          </w:rPr>
          <w:t>Wernsdorfer</w:t>
        </w:r>
        <w:proofErr w:type="spellEnd"/>
        <w:r>
          <w:rPr>
            <w:rFonts w:ascii="Helvetica" w:hAnsi="Helvetica" w:cs="Helvetica"/>
          </w:rPr>
          <w:t>, W. &amp; McGregor, I. A.) 1091–1133 (Churchill Livingstone, 1988).</w:t>
        </w:r>
      </w:ins>
    </w:p>
    <w:p w14:paraId="30D74D85" w14:textId="77777777" w:rsidR="00A57AF0" w:rsidRDefault="00A57AF0" w:rsidP="00A57AF0">
      <w:pPr>
        <w:tabs>
          <w:tab w:val="left" w:pos="640"/>
        </w:tabs>
        <w:autoSpaceDE w:val="0"/>
        <w:autoSpaceDN w:val="0"/>
        <w:adjustRightInd w:val="0"/>
        <w:ind w:left="640" w:hanging="640"/>
        <w:rPr>
          <w:ins w:id="357" w:author="Author"/>
          <w:rFonts w:ascii="Helvetica" w:hAnsi="Helvetica" w:cs="Helvetica"/>
        </w:rPr>
      </w:pPr>
      <w:ins w:id="358" w:author="Author">
        <w:r>
          <w:rPr>
            <w:rFonts w:ascii="Helvetica" w:hAnsi="Helvetica" w:cs="Helvetica"/>
          </w:rPr>
          <w:t>27.</w:t>
        </w:r>
        <w:r>
          <w:rPr>
            <w:rFonts w:ascii="Helvetica" w:hAnsi="Helvetica" w:cs="Helvetica"/>
          </w:rPr>
          <w:tab/>
          <w:t xml:space="preserve">Dye, C. &amp; </w:t>
        </w:r>
        <w:proofErr w:type="spellStart"/>
        <w:r>
          <w:rPr>
            <w:rFonts w:ascii="Helvetica" w:hAnsi="Helvetica" w:cs="Helvetica"/>
          </w:rPr>
          <w:t>Hasibeder</w:t>
        </w:r>
        <w:proofErr w:type="spellEnd"/>
        <w:r>
          <w:rPr>
            <w:rFonts w:ascii="Helvetica" w:hAnsi="Helvetica" w:cs="Helvetica"/>
          </w:rPr>
          <w:t xml:space="preserve">, G. Population dynamics of mosquito-borne disease: effects of flies which bite some people more frequently than others. </w:t>
        </w:r>
        <w:r>
          <w:rPr>
            <w:rFonts w:ascii="Helvetica" w:hAnsi="Helvetica" w:cs="Helvetica"/>
            <w:i/>
            <w:iCs/>
          </w:rPr>
          <w:t xml:space="preserve">Trans R </w:t>
        </w:r>
        <w:proofErr w:type="spellStart"/>
        <w:r>
          <w:rPr>
            <w:rFonts w:ascii="Helvetica" w:hAnsi="Helvetica" w:cs="Helvetica"/>
            <w:i/>
            <w:iCs/>
          </w:rPr>
          <w:t>Soc</w:t>
        </w:r>
        <w:proofErr w:type="spellEnd"/>
        <w:r>
          <w:rPr>
            <w:rFonts w:ascii="Helvetica" w:hAnsi="Helvetica" w:cs="Helvetica"/>
            <w:i/>
            <w:iCs/>
          </w:rPr>
          <w:t xml:space="preserve"> Trop Med </w:t>
        </w:r>
        <w:proofErr w:type="spellStart"/>
        <w:r>
          <w:rPr>
            <w:rFonts w:ascii="Helvetica" w:hAnsi="Helvetica" w:cs="Helvetica"/>
            <w:i/>
            <w:iCs/>
          </w:rPr>
          <w:t>Hyg</w:t>
        </w:r>
        <w:proofErr w:type="spellEnd"/>
        <w:r>
          <w:rPr>
            <w:rFonts w:ascii="Helvetica" w:hAnsi="Helvetica" w:cs="Helvetica"/>
          </w:rPr>
          <w:t xml:space="preserve"> </w:t>
        </w:r>
        <w:r>
          <w:rPr>
            <w:rFonts w:ascii="Helvetica" w:hAnsi="Helvetica" w:cs="Helvetica"/>
            <w:b/>
            <w:bCs/>
          </w:rPr>
          <w:t>80,</w:t>
        </w:r>
        <w:r>
          <w:rPr>
            <w:rFonts w:ascii="Helvetica" w:hAnsi="Helvetica" w:cs="Helvetica"/>
          </w:rPr>
          <w:t xml:space="preserve"> 69–77 (1986).</w:t>
        </w:r>
      </w:ins>
    </w:p>
    <w:p w14:paraId="4EC5AB93" w14:textId="77777777" w:rsidR="00A57AF0" w:rsidRDefault="00A57AF0" w:rsidP="00A57AF0">
      <w:pPr>
        <w:tabs>
          <w:tab w:val="left" w:pos="640"/>
        </w:tabs>
        <w:autoSpaceDE w:val="0"/>
        <w:autoSpaceDN w:val="0"/>
        <w:adjustRightInd w:val="0"/>
        <w:ind w:left="640" w:hanging="640"/>
        <w:rPr>
          <w:ins w:id="359" w:author="Author"/>
          <w:rFonts w:ascii="Helvetica" w:hAnsi="Helvetica" w:cs="Helvetica"/>
        </w:rPr>
      </w:pPr>
      <w:ins w:id="360" w:author="Author">
        <w:r>
          <w:rPr>
            <w:rFonts w:ascii="Helvetica" w:hAnsi="Helvetica" w:cs="Helvetica"/>
          </w:rPr>
          <w:t>28.</w:t>
        </w:r>
        <w:r>
          <w:rPr>
            <w:rFonts w:ascii="Helvetica" w:hAnsi="Helvetica" w:cs="Helvetica"/>
          </w:rPr>
          <w:tab/>
          <w:t xml:space="preserve">Lloyd, A. L., Zhang, J. &amp; Root, A. M. Stochasticity and heterogeneity in host-vector models. </w:t>
        </w:r>
        <w:r>
          <w:rPr>
            <w:rFonts w:ascii="Helvetica" w:hAnsi="Helvetica" w:cs="Helvetica"/>
            <w:i/>
            <w:iCs/>
          </w:rPr>
          <w:t>J. R. Soc. Interface</w:t>
        </w:r>
        <w:r>
          <w:rPr>
            <w:rFonts w:ascii="Helvetica" w:hAnsi="Helvetica" w:cs="Helvetica"/>
          </w:rPr>
          <w:t xml:space="preserve"> </w:t>
        </w:r>
        <w:r>
          <w:rPr>
            <w:rFonts w:ascii="Helvetica" w:hAnsi="Helvetica" w:cs="Helvetica"/>
            <w:b/>
            <w:bCs/>
          </w:rPr>
          <w:t>4,</w:t>
        </w:r>
        <w:r>
          <w:rPr>
            <w:rFonts w:ascii="Helvetica" w:hAnsi="Helvetica" w:cs="Helvetica"/>
          </w:rPr>
          <w:t xml:space="preserve"> 851–863 (2007).</w:t>
        </w:r>
      </w:ins>
    </w:p>
    <w:p w14:paraId="10541274" w14:textId="77777777" w:rsidR="00A57AF0" w:rsidRDefault="00A57AF0" w:rsidP="00A57AF0">
      <w:pPr>
        <w:tabs>
          <w:tab w:val="left" w:pos="640"/>
        </w:tabs>
        <w:autoSpaceDE w:val="0"/>
        <w:autoSpaceDN w:val="0"/>
        <w:adjustRightInd w:val="0"/>
        <w:ind w:left="640" w:hanging="640"/>
        <w:rPr>
          <w:ins w:id="361" w:author="Author"/>
          <w:rFonts w:ascii="Helvetica" w:hAnsi="Helvetica" w:cs="Helvetica"/>
        </w:rPr>
      </w:pPr>
      <w:ins w:id="362" w:author="Author">
        <w:r>
          <w:rPr>
            <w:rFonts w:ascii="Helvetica" w:hAnsi="Helvetica" w:cs="Helvetica"/>
          </w:rPr>
          <w:t>29.</w:t>
        </w:r>
        <w:r>
          <w:rPr>
            <w:rFonts w:ascii="Helvetica" w:hAnsi="Helvetica" w:cs="Helvetica"/>
          </w:rPr>
          <w:tab/>
          <w:t xml:space="preserve">Smith, D. L., </w:t>
        </w:r>
        <w:proofErr w:type="spellStart"/>
        <w:r>
          <w:rPr>
            <w:rFonts w:ascii="Helvetica" w:hAnsi="Helvetica" w:cs="Helvetica"/>
          </w:rPr>
          <w:t>Dushoff</w:t>
        </w:r>
        <w:proofErr w:type="spellEnd"/>
        <w:r>
          <w:rPr>
            <w:rFonts w:ascii="Helvetica" w:hAnsi="Helvetica" w:cs="Helvetica"/>
          </w:rPr>
          <w:t xml:space="preserve">, J. &amp; McKenzie, F. E. The risk of a mosquito-borne infection in a heterogeneous environment. </w:t>
        </w:r>
        <w:proofErr w:type="spellStart"/>
        <w:r>
          <w:rPr>
            <w:rFonts w:ascii="Helvetica" w:hAnsi="Helvetica" w:cs="Helvetica"/>
            <w:i/>
            <w:iCs/>
          </w:rPr>
          <w:t>PloS</w:t>
        </w:r>
        <w:proofErr w:type="spellEnd"/>
        <w:r>
          <w:rPr>
            <w:rFonts w:ascii="Helvetica" w:hAnsi="Helvetica" w:cs="Helvetica"/>
            <w:i/>
            <w:iCs/>
          </w:rPr>
          <w:t xml:space="preserve"> Biol.</w:t>
        </w:r>
        <w:r>
          <w:rPr>
            <w:rFonts w:ascii="Helvetica" w:hAnsi="Helvetica" w:cs="Helvetica"/>
          </w:rPr>
          <w:t xml:space="preserve"> </w:t>
        </w:r>
        <w:r>
          <w:rPr>
            <w:rFonts w:ascii="Helvetica" w:hAnsi="Helvetica" w:cs="Helvetica"/>
            <w:b/>
            <w:bCs/>
          </w:rPr>
          <w:t>2,</w:t>
        </w:r>
        <w:r>
          <w:rPr>
            <w:rFonts w:ascii="Helvetica" w:hAnsi="Helvetica" w:cs="Helvetica"/>
          </w:rPr>
          <w:t xml:space="preserve"> e368 (2004).</w:t>
        </w:r>
      </w:ins>
    </w:p>
    <w:p w14:paraId="04549CC6" w14:textId="77777777" w:rsidR="00A57AF0" w:rsidRDefault="00A57AF0" w:rsidP="00A57AF0">
      <w:pPr>
        <w:tabs>
          <w:tab w:val="left" w:pos="640"/>
        </w:tabs>
        <w:autoSpaceDE w:val="0"/>
        <w:autoSpaceDN w:val="0"/>
        <w:adjustRightInd w:val="0"/>
        <w:ind w:left="640" w:hanging="640"/>
        <w:rPr>
          <w:ins w:id="363" w:author="Author"/>
          <w:rFonts w:ascii="Helvetica" w:hAnsi="Helvetica" w:cs="Helvetica"/>
        </w:rPr>
      </w:pPr>
      <w:ins w:id="364" w:author="Author">
        <w:r>
          <w:rPr>
            <w:rFonts w:ascii="Helvetica" w:hAnsi="Helvetica" w:cs="Helvetica"/>
          </w:rPr>
          <w:t>30.</w:t>
        </w:r>
        <w:r>
          <w:rPr>
            <w:rFonts w:ascii="Helvetica" w:hAnsi="Helvetica" w:cs="Helvetica"/>
          </w:rPr>
          <w:tab/>
          <w:t xml:space="preserve">Lindsay, S. W. </w:t>
        </w:r>
        <w:r>
          <w:rPr>
            <w:rFonts w:ascii="Helvetica" w:hAnsi="Helvetica" w:cs="Helvetica"/>
            <w:i/>
            <w:iCs/>
          </w:rPr>
          <w:t>et al.</w:t>
        </w:r>
        <w:r>
          <w:rPr>
            <w:rFonts w:ascii="Helvetica" w:hAnsi="Helvetica" w:cs="Helvetica"/>
          </w:rPr>
          <w:t xml:space="preserve"> Exposure of Gambian children to </w:t>
        </w:r>
        <w:r>
          <w:rPr>
            <w:rFonts w:ascii="Helvetica" w:hAnsi="Helvetica" w:cs="Helvetica"/>
            <w:i/>
            <w:iCs/>
          </w:rPr>
          <w:t xml:space="preserve">Anopheles </w:t>
        </w:r>
        <w:proofErr w:type="spellStart"/>
        <w:r>
          <w:rPr>
            <w:rFonts w:ascii="Helvetica" w:hAnsi="Helvetica" w:cs="Helvetica"/>
            <w:i/>
            <w:iCs/>
          </w:rPr>
          <w:t>gambiae</w:t>
        </w:r>
        <w:proofErr w:type="spellEnd"/>
        <w:r>
          <w:rPr>
            <w:rFonts w:ascii="Helvetica" w:hAnsi="Helvetica" w:cs="Helvetica"/>
            <w:i/>
            <w:iCs/>
          </w:rPr>
          <w:t xml:space="preserve"> </w:t>
        </w:r>
        <w:r>
          <w:rPr>
            <w:rFonts w:ascii="Helvetica" w:hAnsi="Helvetica" w:cs="Helvetica"/>
          </w:rPr>
          <w:t xml:space="preserve">malaria vectors in an irrigated rice production area. </w:t>
        </w:r>
        <w:r>
          <w:rPr>
            <w:rFonts w:ascii="Helvetica" w:hAnsi="Helvetica" w:cs="Helvetica"/>
            <w:i/>
            <w:iCs/>
          </w:rPr>
          <w:t xml:space="preserve">Med Vet </w:t>
        </w:r>
        <w:proofErr w:type="spellStart"/>
        <w:r>
          <w:rPr>
            <w:rFonts w:ascii="Helvetica" w:hAnsi="Helvetica" w:cs="Helvetica"/>
            <w:i/>
            <w:iCs/>
          </w:rPr>
          <w:t>Entomol</w:t>
        </w:r>
        <w:proofErr w:type="spellEnd"/>
        <w:r>
          <w:rPr>
            <w:rFonts w:ascii="Helvetica" w:hAnsi="Helvetica" w:cs="Helvetica"/>
          </w:rPr>
          <w:t xml:space="preserve"> </w:t>
        </w:r>
        <w:r>
          <w:rPr>
            <w:rFonts w:ascii="Helvetica" w:hAnsi="Helvetica" w:cs="Helvetica"/>
            <w:b/>
            <w:bCs/>
          </w:rPr>
          <w:t>9,</w:t>
        </w:r>
        <w:r>
          <w:rPr>
            <w:rFonts w:ascii="Helvetica" w:hAnsi="Helvetica" w:cs="Helvetica"/>
          </w:rPr>
          <w:t xml:space="preserve"> 50–58 (1995).</w:t>
        </w:r>
      </w:ins>
    </w:p>
    <w:p w14:paraId="3D0F06FC" w14:textId="77777777" w:rsidR="00A57AF0" w:rsidRDefault="00A57AF0" w:rsidP="00A57AF0">
      <w:pPr>
        <w:tabs>
          <w:tab w:val="left" w:pos="640"/>
        </w:tabs>
        <w:autoSpaceDE w:val="0"/>
        <w:autoSpaceDN w:val="0"/>
        <w:adjustRightInd w:val="0"/>
        <w:ind w:left="640" w:hanging="640"/>
        <w:rPr>
          <w:ins w:id="365" w:author="Author"/>
          <w:rFonts w:ascii="Helvetica" w:hAnsi="Helvetica" w:cs="Helvetica"/>
        </w:rPr>
      </w:pPr>
      <w:ins w:id="366" w:author="Author">
        <w:r>
          <w:rPr>
            <w:rFonts w:ascii="Helvetica" w:hAnsi="Helvetica" w:cs="Helvetica"/>
          </w:rPr>
          <w:t>31.</w:t>
        </w:r>
        <w:r>
          <w:rPr>
            <w:rFonts w:ascii="Helvetica" w:hAnsi="Helvetica" w:cs="Helvetica"/>
          </w:rPr>
          <w:tab/>
        </w:r>
        <w:proofErr w:type="spellStart"/>
        <w:r>
          <w:rPr>
            <w:rFonts w:ascii="Helvetica" w:hAnsi="Helvetica" w:cs="Helvetica"/>
          </w:rPr>
          <w:t>Bisanzio</w:t>
        </w:r>
        <w:proofErr w:type="spellEnd"/>
        <w:r>
          <w:rPr>
            <w:rFonts w:ascii="Helvetica" w:hAnsi="Helvetica" w:cs="Helvetica"/>
          </w:rPr>
          <w:t xml:space="preserve">, D. </w:t>
        </w:r>
        <w:r>
          <w:rPr>
            <w:rFonts w:ascii="Helvetica" w:hAnsi="Helvetica" w:cs="Helvetica"/>
            <w:i/>
            <w:iCs/>
          </w:rPr>
          <w:t>et al.</w:t>
        </w:r>
        <w:r>
          <w:rPr>
            <w:rFonts w:ascii="Helvetica" w:hAnsi="Helvetica" w:cs="Helvetica"/>
          </w:rPr>
          <w:t xml:space="preserve"> Modeling the spread of vector-borne diseases on bipartite networks. </w:t>
        </w:r>
        <w:proofErr w:type="spellStart"/>
        <w:r>
          <w:rPr>
            <w:rFonts w:ascii="Helvetica" w:hAnsi="Helvetica" w:cs="Helvetica"/>
            <w:i/>
            <w:iCs/>
          </w:rPr>
          <w:t>PLoS</w:t>
        </w:r>
        <w:proofErr w:type="spellEnd"/>
        <w:r>
          <w:rPr>
            <w:rFonts w:ascii="Helvetica" w:hAnsi="Helvetica" w:cs="Helvetica"/>
            <w:i/>
            <w:iCs/>
          </w:rPr>
          <w:t xml:space="preserve"> ONE</w:t>
        </w:r>
        <w:r>
          <w:rPr>
            <w:rFonts w:ascii="Helvetica" w:hAnsi="Helvetica" w:cs="Helvetica"/>
          </w:rPr>
          <w:t xml:space="preserve"> </w:t>
        </w:r>
        <w:r>
          <w:rPr>
            <w:rFonts w:ascii="Helvetica" w:hAnsi="Helvetica" w:cs="Helvetica"/>
            <w:b/>
            <w:bCs/>
          </w:rPr>
          <w:t>5,</w:t>
        </w:r>
        <w:r>
          <w:rPr>
            <w:rFonts w:ascii="Helvetica" w:hAnsi="Helvetica" w:cs="Helvetica"/>
          </w:rPr>
          <w:t xml:space="preserve"> e13796 (2010).</w:t>
        </w:r>
      </w:ins>
    </w:p>
    <w:p w14:paraId="048BCE16" w14:textId="77777777" w:rsidR="00A57AF0" w:rsidRDefault="00A57AF0" w:rsidP="00A57AF0">
      <w:pPr>
        <w:tabs>
          <w:tab w:val="left" w:pos="640"/>
        </w:tabs>
        <w:autoSpaceDE w:val="0"/>
        <w:autoSpaceDN w:val="0"/>
        <w:adjustRightInd w:val="0"/>
        <w:ind w:left="640" w:hanging="640"/>
        <w:rPr>
          <w:ins w:id="367" w:author="Author"/>
          <w:rFonts w:ascii="Helvetica" w:hAnsi="Helvetica" w:cs="Helvetica"/>
        </w:rPr>
      </w:pPr>
      <w:ins w:id="368" w:author="Author">
        <w:r>
          <w:rPr>
            <w:rFonts w:ascii="Helvetica" w:hAnsi="Helvetica" w:cs="Helvetica"/>
          </w:rPr>
          <w:t>32.</w:t>
        </w:r>
        <w:r>
          <w:rPr>
            <w:rFonts w:ascii="Helvetica" w:hAnsi="Helvetica" w:cs="Helvetica"/>
          </w:rPr>
          <w:tab/>
        </w:r>
        <w:proofErr w:type="spellStart"/>
        <w:r>
          <w:rPr>
            <w:rFonts w:ascii="Helvetica" w:hAnsi="Helvetica" w:cs="Helvetica"/>
          </w:rPr>
          <w:t>Ferreri</w:t>
        </w:r>
        <w:proofErr w:type="spellEnd"/>
        <w:r>
          <w:rPr>
            <w:rFonts w:ascii="Helvetica" w:hAnsi="Helvetica" w:cs="Helvetica"/>
          </w:rPr>
          <w:t xml:space="preserve">, L. </w:t>
        </w:r>
        <w:r>
          <w:rPr>
            <w:rFonts w:ascii="Helvetica" w:hAnsi="Helvetica" w:cs="Helvetica"/>
            <w:i/>
            <w:iCs/>
          </w:rPr>
          <w:t>et al.</w:t>
        </w:r>
        <w:r>
          <w:rPr>
            <w:rFonts w:ascii="Helvetica" w:hAnsi="Helvetica" w:cs="Helvetica"/>
          </w:rPr>
          <w:t xml:space="preserve"> Pattern of tick aggregation on mice: larger than expected distribution tail enhances the spread of tick-borne pathogens. </w:t>
        </w:r>
        <w:proofErr w:type="spellStart"/>
        <w:r>
          <w:rPr>
            <w:rFonts w:ascii="Helvetica" w:hAnsi="Helvetica" w:cs="Helvetica"/>
            <w:i/>
            <w:iCs/>
          </w:rPr>
          <w:t>PLoS</w:t>
        </w:r>
        <w:proofErr w:type="spellEnd"/>
        <w:r>
          <w:rPr>
            <w:rFonts w:ascii="Helvetica" w:hAnsi="Helvetica" w:cs="Helvetica"/>
            <w:i/>
            <w:iCs/>
          </w:rPr>
          <w:t xml:space="preserve"> </w:t>
        </w:r>
        <w:proofErr w:type="spellStart"/>
        <w:r>
          <w:rPr>
            <w:rFonts w:ascii="Helvetica" w:hAnsi="Helvetica" w:cs="Helvetica"/>
            <w:i/>
            <w:iCs/>
          </w:rPr>
          <w:t>Comput</w:t>
        </w:r>
        <w:proofErr w:type="spellEnd"/>
        <w:r>
          <w:rPr>
            <w:rFonts w:ascii="Helvetica" w:hAnsi="Helvetica" w:cs="Helvetica"/>
            <w:i/>
            <w:iCs/>
          </w:rPr>
          <w:t xml:space="preserve"> </w:t>
        </w:r>
        <w:proofErr w:type="spellStart"/>
        <w:r>
          <w:rPr>
            <w:rFonts w:ascii="Helvetica" w:hAnsi="Helvetica" w:cs="Helvetica"/>
            <w:i/>
            <w:iCs/>
          </w:rPr>
          <w:t>Biol</w:t>
        </w:r>
        <w:proofErr w:type="spellEnd"/>
        <w:r>
          <w:rPr>
            <w:rFonts w:ascii="Helvetica" w:hAnsi="Helvetica" w:cs="Helvetica"/>
          </w:rPr>
          <w:t xml:space="preserve"> </w:t>
        </w:r>
        <w:r>
          <w:rPr>
            <w:rFonts w:ascii="Helvetica" w:hAnsi="Helvetica" w:cs="Helvetica"/>
            <w:b/>
            <w:bCs/>
          </w:rPr>
          <w:t>10,</w:t>
        </w:r>
        <w:r>
          <w:rPr>
            <w:rFonts w:ascii="Helvetica" w:hAnsi="Helvetica" w:cs="Helvetica"/>
          </w:rPr>
          <w:t xml:space="preserve"> e1003931 (2014).</w:t>
        </w:r>
      </w:ins>
    </w:p>
    <w:p w14:paraId="026DE1FC" w14:textId="77777777" w:rsidR="00A57AF0" w:rsidRDefault="00A57AF0" w:rsidP="00A57AF0">
      <w:pPr>
        <w:tabs>
          <w:tab w:val="left" w:pos="640"/>
        </w:tabs>
        <w:autoSpaceDE w:val="0"/>
        <w:autoSpaceDN w:val="0"/>
        <w:adjustRightInd w:val="0"/>
        <w:ind w:left="640" w:hanging="640"/>
        <w:rPr>
          <w:ins w:id="369" w:author="Author"/>
          <w:rFonts w:ascii="Helvetica" w:hAnsi="Helvetica" w:cs="Helvetica"/>
        </w:rPr>
      </w:pPr>
      <w:ins w:id="370" w:author="Author">
        <w:r>
          <w:rPr>
            <w:rFonts w:ascii="Helvetica" w:hAnsi="Helvetica" w:cs="Helvetica"/>
          </w:rPr>
          <w:lastRenderedPageBreak/>
          <w:t>33.</w:t>
        </w:r>
        <w:r>
          <w:rPr>
            <w:rFonts w:ascii="Helvetica" w:hAnsi="Helvetica" w:cs="Helvetica"/>
          </w:rPr>
          <w:tab/>
        </w:r>
        <w:proofErr w:type="spellStart"/>
        <w:r>
          <w:rPr>
            <w:rFonts w:ascii="Helvetica" w:hAnsi="Helvetica" w:cs="Helvetica"/>
          </w:rPr>
          <w:t>Kigozi</w:t>
        </w:r>
        <w:proofErr w:type="spellEnd"/>
        <w:r>
          <w:rPr>
            <w:rFonts w:ascii="Helvetica" w:hAnsi="Helvetica" w:cs="Helvetica"/>
          </w:rPr>
          <w:t xml:space="preserve">, S. P. </w:t>
        </w:r>
        <w:r>
          <w:rPr>
            <w:rFonts w:ascii="Helvetica" w:hAnsi="Helvetica" w:cs="Helvetica"/>
            <w:i/>
            <w:iCs/>
          </w:rPr>
          <w:t>et al.</w:t>
        </w:r>
        <w:r>
          <w:rPr>
            <w:rFonts w:ascii="Helvetica" w:hAnsi="Helvetica" w:cs="Helvetica"/>
          </w:rPr>
          <w:t xml:space="preserve"> Associations between urbanicity and malaria at local scales in Uganda. </w:t>
        </w:r>
        <w:r>
          <w:rPr>
            <w:rFonts w:ascii="Helvetica" w:hAnsi="Helvetica" w:cs="Helvetica"/>
            <w:i/>
            <w:iCs/>
          </w:rPr>
          <w:t>Malaria J</w:t>
        </w:r>
        <w:r>
          <w:rPr>
            <w:rFonts w:ascii="Helvetica" w:hAnsi="Helvetica" w:cs="Helvetica"/>
          </w:rPr>
          <w:t xml:space="preserve"> </w:t>
        </w:r>
        <w:r>
          <w:rPr>
            <w:rFonts w:ascii="Helvetica" w:hAnsi="Helvetica" w:cs="Helvetica"/>
            <w:b/>
            <w:bCs/>
          </w:rPr>
          <w:t>14,</w:t>
        </w:r>
        <w:r>
          <w:rPr>
            <w:rFonts w:ascii="Helvetica" w:hAnsi="Helvetica" w:cs="Helvetica"/>
          </w:rPr>
          <w:t xml:space="preserve"> 374 (2015).</w:t>
        </w:r>
      </w:ins>
    </w:p>
    <w:p w14:paraId="4C8338AB" w14:textId="77777777" w:rsidR="00A57AF0" w:rsidRDefault="00A57AF0" w:rsidP="00A57AF0">
      <w:pPr>
        <w:tabs>
          <w:tab w:val="left" w:pos="640"/>
        </w:tabs>
        <w:autoSpaceDE w:val="0"/>
        <w:autoSpaceDN w:val="0"/>
        <w:adjustRightInd w:val="0"/>
        <w:ind w:left="640" w:hanging="640"/>
        <w:rPr>
          <w:ins w:id="371" w:author="Author"/>
          <w:rFonts w:ascii="Helvetica" w:hAnsi="Helvetica" w:cs="Helvetica"/>
        </w:rPr>
      </w:pPr>
      <w:ins w:id="372" w:author="Author">
        <w:r>
          <w:rPr>
            <w:rFonts w:ascii="Helvetica" w:hAnsi="Helvetica" w:cs="Helvetica"/>
          </w:rPr>
          <w:t>34.</w:t>
        </w:r>
        <w:r>
          <w:rPr>
            <w:rFonts w:ascii="Helvetica" w:hAnsi="Helvetica" w:cs="Helvetica"/>
          </w:rPr>
          <w:tab/>
        </w:r>
        <w:proofErr w:type="spellStart"/>
        <w:r>
          <w:rPr>
            <w:rFonts w:ascii="Helvetica" w:hAnsi="Helvetica" w:cs="Helvetica"/>
          </w:rPr>
          <w:t>Wanzirah</w:t>
        </w:r>
        <w:proofErr w:type="spellEnd"/>
        <w:r>
          <w:rPr>
            <w:rFonts w:ascii="Helvetica" w:hAnsi="Helvetica" w:cs="Helvetica"/>
          </w:rPr>
          <w:t xml:space="preserve">, H. </w:t>
        </w:r>
        <w:r>
          <w:rPr>
            <w:rFonts w:ascii="Helvetica" w:hAnsi="Helvetica" w:cs="Helvetica"/>
            <w:i/>
            <w:iCs/>
          </w:rPr>
          <w:t>et al.</w:t>
        </w:r>
        <w:r>
          <w:rPr>
            <w:rFonts w:ascii="Helvetica" w:hAnsi="Helvetica" w:cs="Helvetica"/>
          </w:rPr>
          <w:t xml:space="preserve"> Mind the gap: house structure and the risk of malaria in Uganda. </w:t>
        </w:r>
        <w:proofErr w:type="spellStart"/>
        <w:r>
          <w:rPr>
            <w:rFonts w:ascii="Helvetica" w:hAnsi="Helvetica" w:cs="Helvetica"/>
            <w:i/>
            <w:iCs/>
          </w:rPr>
          <w:t>PLoS</w:t>
        </w:r>
        <w:proofErr w:type="spellEnd"/>
        <w:r>
          <w:rPr>
            <w:rFonts w:ascii="Helvetica" w:hAnsi="Helvetica" w:cs="Helvetica"/>
            <w:i/>
            <w:iCs/>
          </w:rPr>
          <w:t xml:space="preserve"> ONE</w:t>
        </w:r>
        <w:r>
          <w:rPr>
            <w:rFonts w:ascii="Helvetica" w:hAnsi="Helvetica" w:cs="Helvetica"/>
          </w:rPr>
          <w:t xml:space="preserve"> </w:t>
        </w:r>
        <w:r>
          <w:rPr>
            <w:rFonts w:ascii="Helvetica" w:hAnsi="Helvetica" w:cs="Helvetica"/>
            <w:b/>
            <w:bCs/>
          </w:rPr>
          <w:t>10,</w:t>
        </w:r>
        <w:r>
          <w:rPr>
            <w:rFonts w:ascii="Helvetica" w:hAnsi="Helvetica" w:cs="Helvetica"/>
          </w:rPr>
          <w:t xml:space="preserve"> e0117396 (2015).</w:t>
        </w:r>
      </w:ins>
    </w:p>
    <w:p w14:paraId="6121D3D5" w14:textId="77777777" w:rsidR="00A57AF0" w:rsidRDefault="00A57AF0" w:rsidP="00A57AF0">
      <w:pPr>
        <w:tabs>
          <w:tab w:val="left" w:pos="640"/>
        </w:tabs>
        <w:autoSpaceDE w:val="0"/>
        <w:autoSpaceDN w:val="0"/>
        <w:adjustRightInd w:val="0"/>
        <w:ind w:left="640" w:hanging="640"/>
        <w:rPr>
          <w:ins w:id="373" w:author="Author"/>
          <w:rFonts w:ascii="Helvetica" w:hAnsi="Helvetica" w:cs="Helvetica"/>
        </w:rPr>
      </w:pPr>
      <w:ins w:id="374" w:author="Author">
        <w:r>
          <w:rPr>
            <w:rFonts w:ascii="Helvetica" w:hAnsi="Helvetica" w:cs="Helvetica"/>
          </w:rPr>
          <w:t>35.</w:t>
        </w:r>
        <w:r>
          <w:rPr>
            <w:rFonts w:ascii="Helvetica" w:hAnsi="Helvetica" w:cs="Helvetica"/>
          </w:rPr>
          <w:tab/>
        </w:r>
        <w:proofErr w:type="spellStart"/>
        <w:r>
          <w:rPr>
            <w:rFonts w:ascii="Helvetica" w:hAnsi="Helvetica" w:cs="Helvetica"/>
          </w:rPr>
          <w:t>Kamya</w:t>
        </w:r>
        <w:proofErr w:type="spellEnd"/>
        <w:r>
          <w:rPr>
            <w:rFonts w:ascii="Helvetica" w:hAnsi="Helvetica" w:cs="Helvetica"/>
          </w:rPr>
          <w:t xml:space="preserve">, M. R. </w:t>
        </w:r>
        <w:r>
          <w:rPr>
            <w:rFonts w:ascii="Helvetica" w:hAnsi="Helvetica" w:cs="Helvetica"/>
            <w:i/>
            <w:iCs/>
          </w:rPr>
          <w:t>et al.</w:t>
        </w:r>
        <w:r>
          <w:rPr>
            <w:rFonts w:ascii="Helvetica" w:hAnsi="Helvetica" w:cs="Helvetica"/>
          </w:rPr>
          <w:t xml:space="preserve"> Malaria transmission, infection, and disease at three sites with varied transmission intensity in Uganda: implications for malaria control. </w:t>
        </w:r>
        <w:r>
          <w:rPr>
            <w:rFonts w:ascii="Helvetica" w:hAnsi="Helvetica" w:cs="Helvetica"/>
            <w:i/>
            <w:iCs/>
          </w:rPr>
          <w:t xml:space="preserve">Am. J. Trop. Med. </w:t>
        </w:r>
        <w:proofErr w:type="spellStart"/>
        <w:r>
          <w:rPr>
            <w:rFonts w:ascii="Helvetica" w:hAnsi="Helvetica" w:cs="Helvetica"/>
            <w:i/>
            <w:iCs/>
          </w:rPr>
          <w:t>Hyg</w:t>
        </w:r>
        <w:proofErr w:type="spellEnd"/>
        <w:r>
          <w:rPr>
            <w:rFonts w:ascii="Helvetica" w:hAnsi="Helvetica" w:cs="Helvetica"/>
            <w:i/>
            <w:iCs/>
          </w:rPr>
          <w:t>.</w:t>
        </w:r>
        <w:r>
          <w:rPr>
            <w:rFonts w:ascii="Helvetica" w:hAnsi="Helvetica" w:cs="Helvetica"/>
          </w:rPr>
          <w:t xml:space="preserve"> </w:t>
        </w:r>
        <w:r>
          <w:rPr>
            <w:rFonts w:ascii="Helvetica" w:hAnsi="Helvetica" w:cs="Helvetica"/>
            <w:b/>
            <w:bCs/>
          </w:rPr>
          <w:t>92,</w:t>
        </w:r>
        <w:r>
          <w:rPr>
            <w:rFonts w:ascii="Helvetica" w:hAnsi="Helvetica" w:cs="Helvetica"/>
          </w:rPr>
          <w:t xml:space="preserve"> 903–912 (2015).</w:t>
        </w:r>
      </w:ins>
    </w:p>
    <w:p w14:paraId="69C88FCE" w14:textId="77777777" w:rsidR="00A57AF0" w:rsidRDefault="00A57AF0" w:rsidP="00A57AF0">
      <w:pPr>
        <w:tabs>
          <w:tab w:val="left" w:pos="640"/>
        </w:tabs>
        <w:autoSpaceDE w:val="0"/>
        <w:autoSpaceDN w:val="0"/>
        <w:adjustRightInd w:val="0"/>
        <w:ind w:left="640" w:hanging="640"/>
        <w:rPr>
          <w:ins w:id="375" w:author="Author"/>
          <w:rFonts w:ascii="Helvetica" w:hAnsi="Helvetica" w:cs="Helvetica"/>
        </w:rPr>
      </w:pPr>
      <w:ins w:id="376" w:author="Author">
        <w:r>
          <w:rPr>
            <w:rFonts w:ascii="Helvetica" w:hAnsi="Helvetica" w:cs="Helvetica"/>
          </w:rPr>
          <w:t>36.</w:t>
        </w:r>
        <w:r>
          <w:rPr>
            <w:rFonts w:ascii="Helvetica" w:hAnsi="Helvetica" w:cs="Helvetica"/>
          </w:rPr>
          <w:tab/>
        </w:r>
        <w:proofErr w:type="spellStart"/>
        <w:r>
          <w:rPr>
            <w:rFonts w:ascii="Helvetica" w:hAnsi="Helvetica" w:cs="Helvetica"/>
          </w:rPr>
          <w:t>Sørbye</w:t>
        </w:r>
        <w:proofErr w:type="spellEnd"/>
        <w:r>
          <w:rPr>
            <w:rFonts w:ascii="Helvetica" w:hAnsi="Helvetica" w:cs="Helvetica"/>
          </w:rPr>
          <w:t xml:space="preserve">, S. H. &amp; Rue, H. Scaling intrinsic Gaussian Markov random field priors in spatial modelling. </w:t>
        </w:r>
        <w:r>
          <w:rPr>
            <w:rFonts w:ascii="Helvetica" w:hAnsi="Helvetica" w:cs="Helvetica"/>
            <w:i/>
            <w:iCs/>
          </w:rPr>
          <w:t>Spatial Statistics Miami</w:t>
        </w:r>
        <w:r>
          <w:rPr>
            <w:rFonts w:ascii="Helvetica" w:hAnsi="Helvetica" w:cs="Helvetica"/>
          </w:rPr>
          <w:t xml:space="preserve"> </w:t>
        </w:r>
        <w:r>
          <w:rPr>
            <w:rFonts w:ascii="Helvetica" w:hAnsi="Helvetica" w:cs="Helvetica"/>
            <w:b/>
            <w:bCs/>
          </w:rPr>
          <w:t>8,</w:t>
        </w:r>
        <w:r>
          <w:rPr>
            <w:rFonts w:ascii="Helvetica" w:hAnsi="Helvetica" w:cs="Helvetica"/>
          </w:rPr>
          <w:t xml:space="preserve"> 39–51 (2014).</w:t>
        </w:r>
      </w:ins>
    </w:p>
    <w:p w14:paraId="4E41D496" w14:textId="77777777" w:rsidR="00A57AF0" w:rsidRDefault="00A57AF0" w:rsidP="00A57AF0">
      <w:pPr>
        <w:tabs>
          <w:tab w:val="left" w:pos="640"/>
        </w:tabs>
        <w:autoSpaceDE w:val="0"/>
        <w:autoSpaceDN w:val="0"/>
        <w:adjustRightInd w:val="0"/>
        <w:ind w:left="640" w:hanging="640"/>
        <w:rPr>
          <w:ins w:id="377" w:author="Author"/>
          <w:rFonts w:ascii="Helvetica" w:hAnsi="Helvetica" w:cs="Helvetica"/>
        </w:rPr>
      </w:pPr>
      <w:ins w:id="378" w:author="Author">
        <w:r>
          <w:rPr>
            <w:rFonts w:ascii="Helvetica" w:hAnsi="Helvetica" w:cs="Helvetica"/>
          </w:rPr>
          <w:t>37.</w:t>
        </w:r>
        <w:r>
          <w:rPr>
            <w:rFonts w:ascii="Helvetica" w:hAnsi="Helvetica" w:cs="Helvetica"/>
          </w:rPr>
          <w:tab/>
          <w:t xml:space="preserve">Rue, H., Martino, S. &amp; Chopin, N. Approximate Bayesian inference for latent Gaussian models by using integrated nested Laplace approximations. </w:t>
        </w:r>
        <w:r>
          <w:rPr>
            <w:rFonts w:ascii="Helvetica" w:hAnsi="Helvetica" w:cs="Helvetica"/>
            <w:i/>
            <w:iCs/>
          </w:rPr>
          <w:t>Journal of the Royal Statistical Society: Series B (Statistical Methodology)</w:t>
        </w:r>
        <w:r>
          <w:rPr>
            <w:rFonts w:ascii="Helvetica" w:hAnsi="Helvetica" w:cs="Helvetica"/>
          </w:rPr>
          <w:t xml:space="preserve"> </w:t>
        </w:r>
        <w:r>
          <w:rPr>
            <w:rFonts w:ascii="Helvetica" w:hAnsi="Helvetica" w:cs="Helvetica"/>
            <w:b/>
            <w:bCs/>
          </w:rPr>
          <w:t>71,</w:t>
        </w:r>
        <w:r>
          <w:rPr>
            <w:rFonts w:ascii="Helvetica" w:hAnsi="Helvetica" w:cs="Helvetica"/>
          </w:rPr>
          <w:t xml:space="preserve"> 319–392 (2009).</w:t>
        </w:r>
      </w:ins>
    </w:p>
    <w:p w14:paraId="4E8556E8" w14:textId="77777777" w:rsidR="00A57AF0" w:rsidRDefault="00A57AF0" w:rsidP="00A57AF0">
      <w:pPr>
        <w:tabs>
          <w:tab w:val="left" w:pos="640"/>
        </w:tabs>
        <w:autoSpaceDE w:val="0"/>
        <w:autoSpaceDN w:val="0"/>
        <w:adjustRightInd w:val="0"/>
        <w:ind w:left="640" w:hanging="640"/>
        <w:rPr>
          <w:ins w:id="379" w:author="Author"/>
          <w:rFonts w:ascii="Helvetica" w:hAnsi="Helvetica" w:cs="Helvetica"/>
        </w:rPr>
      </w:pPr>
      <w:ins w:id="380" w:author="Author">
        <w:r>
          <w:rPr>
            <w:rFonts w:ascii="Helvetica" w:hAnsi="Helvetica" w:cs="Helvetica"/>
          </w:rPr>
          <w:t>38.</w:t>
        </w:r>
        <w:r>
          <w:rPr>
            <w:rFonts w:ascii="Helvetica" w:hAnsi="Helvetica" w:cs="Helvetica"/>
          </w:rPr>
          <w:tab/>
          <w:t xml:space="preserve">Kang, S. Y. </w:t>
        </w:r>
        <w:r>
          <w:rPr>
            <w:rFonts w:ascii="Helvetica" w:hAnsi="Helvetica" w:cs="Helvetica"/>
            <w:i/>
            <w:iCs/>
          </w:rPr>
          <w:t>et al.</w:t>
        </w:r>
        <w:r>
          <w:rPr>
            <w:rFonts w:ascii="Helvetica" w:hAnsi="Helvetica" w:cs="Helvetica"/>
          </w:rPr>
          <w:t xml:space="preserve"> Heterogeneous exposure and hotspots for malaria vectors at three study sites in Uganda. </w:t>
        </w:r>
        <w:r>
          <w:rPr>
            <w:rFonts w:ascii="Helvetica" w:hAnsi="Helvetica" w:cs="Helvetica"/>
            <w:i/>
            <w:iCs/>
          </w:rPr>
          <w:t>Gates Open Res</w:t>
        </w:r>
        <w:r>
          <w:rPr>
            <w:rFonts w:ascii="Helvetica" w:hAnsi="Helvetica" w:cs="Helvetica"/>
          </w:rPr>
          <w:t xml:space="preserve"> </w:t>
        </w:r>
        <w:r>
          <w:rPr>
            <w:rFonts w:ascii="Helvetica" w:hAnsi="Helvetica" w:cs="Helvetica"/>
            <w:b/>
            <w:bCs/>
          </w:rPr>
          <w:t>2,</w:t>
        </w:r>
        <w:r>
          <w:rPr>
            <w:rFonts w:ascii="Helvetica" w:hAnsi="Helvetica" w:cs="Helvetica"/>
          </w:rPr>
          <w:t xml:space="preserve"> 32 (2018).</w:t>
        </w:r>
      </w:ins>
    </w:p>
    <w:p w14:paraId="6C63E901" w14:textId="77777777" w:rsidR="00A57AF0" w:rsidRPr="00EE79D6" w:rsidRDefault="00A57AF0" w:rsidP="00A57AF0">
      <w:pPr>
        <w:tabs>
          <w:tab w:val="left" w:pos="640"/>
        </w:tabs>
        <w:autoSpaceDE w:val="0"/>
        <w:autoSpaceDN w:val="0"/>
        <w:adjustRightInd w:val="0"/>
        <w:ind w:left="640" w:hanging="640"/>
        <w:rPr>
          <w:ins w:id="381" w:author="Author"/>
          <w:rFonts w:ascii="Helvetica" w:hAnsi="Helvetica" w:cs="Helvetica"/>
          <w:lang w:val="pl-PL"/>
          <w:rPrChange w:id="382" w:author="Author">
            <w:rPr>
              <w:ins w:id="383" w:author="Author"/>
              <w:rFonts w:ascii="Helvetica" w:hAnsi="Helvetica" w:cs="Helvetica"/>
            </w:rPr>
          </w:rPrChange>
        </w:rPr>
      </w:pPr>
      <w:ins w:id="384" w:author="Author">
        <w:r>
          <w:rPr>
            <w:rFonts w:ascii="Helvetica" w:hAnsi="Helvetica" w:cs="Helvetica"/>
          </w:rPr>
          <w:t>39.</w:t>
        </w:r>
        <w:r>
          <w:rPr>
            <w:rFonts w:ascii="Helvetica" w:hAnsi="Helvetica" w:cs="Helvetica"/>
          </w:rPr>
          <w:tab/>
        </w:r>
        <w:proofErr w:type="spellStart"/>
        <w:r>
          <w:rPr>
            <w:rFonts w:ascii="Helvetica" w:hAnsi="Helvetica" w:cs="Helvetica"/>
          </w:rPr>
          <w:t>Yau</w:t>
        </w:r>
        <w:proofErr w:type="spellEnd"/>
        <w:r>
          <w:rPr>
            <w:rFonts w:ascii="Helvetica" w:hAnsi="Helvetica" w:cs="Helvetica"/>
          </w:rPr>
          <w:t xml:space="preserve">, K. K. W., Wang, K. &amp; Lee, A. H. Zero-Inflated Negative Binomial Mixed Regression Modeling of Over-Dispersed Count Data with Extra Zeros. </w:t>
        </w:r>
        <w:r w:rsidRPr="00EE79D6">
          <w:rPr>
            <w:rFonts w:ascii="Helvetica" w:hAnsi="Helvetica" w:cs="Helvetica"/>
            <w:i/>
            <w:iCs/>
            <w:lang w:val="pl-PL"/>
            <w:rPrChange w:id="385" w:author="Author">
              <w:rPr>
                <w:rFonts w:ascii="Helvetica" w:hAnsi="Helvetica" w:cs="Helvetica"/>
                <w:i/>
                <w:iCs/>
              </w:rPr>
            </w:rPrChange>
          </w:rPr>
          <w:t>Biom. J.</w:t>
        </w:r>
        <w:r w:rsidRPr="00EE79D6">
          <w:rPr>
            <w:rFonts w:ascii="Helvetica" w:hAnsi="Helvetica" w:cs="Helvetica"/>
            <w:lang w:val="pl-PL"/>
            <w:rPrChange w:id="386" w:author="Author">
              <w:rPr>
                <w:rFonts w:ascii="Helvetica" w:hAnsi="Helvetica" w:cs="Helvetica"/>
              </w:rPr>
            </w:rPrChange>
          </w:rPr>
          <w:t xml:space="preserve"> </w:t>
        </w:r>
        <w:r w:rsidRPr="00EE79D6">
          <w:rPr>
            <w:rFonts w:ascii="Helvetica" w:hAnsi="Helvetica" w:cs="Helvetica"/>
            <w:b/>
            <w:bCs/>
            <w:lang w:val="pl-PL"/>
            <w:rPrChange w:id="387" w:author="Author">
              <w:rPr>
                <w:rFonts w:ascii="Helvetica" w:hAnsi="Helvetica" w:cs="Helvetica"/>
                <w:b/>
                <w:bCs/>
              </w:rPr>
            </w:rPrChange>
          </w:rPr>
          <w:t>45,</w:t>
        </w:r>
        <w:r w:rsidRPr="00EE79D6">
          <w:rPr>
            <w:rFonts w:ascii="Helvetica" w:hAnsi="Helvetica" w:cs="Helvetica"/>
            <w:lang w:val="pl-PL"/>
            <w:rPrChange w:id="388" w:author="Author">
              <w:rPr>
                <w:rFonts w:ascii="Helvetica" w:hAnsi="Helvetica" w:cs="Helvetica"/>
              </w:rPr>
            </w:rPrChange>
          </w:rPr>
          <w:t xml:space="preserve"> 437–452 (2003).</w:t>
        </w:r>
      </w:ins>
    </w:p>
    <w:p w14:paraId="1DDC4F71" w14:textId="2C164962" w:rsidR="00095FAF" w:rsidRPr="00EE79D6" w:rsidDel="00A57AF0" w:rsidRDefault="00095FAF" w:rsidP="00A57AF0">
      <w:pPr>
        <w:tabs>
          <w:tab w:val="left" w:pos="640"/>
        </w:tabs>
        <w:autoSpaceDE w:val="0"/>
        <w:autoSpaceDN w:val="0"/>
        <w:adjustRightInd w:val="0"/>
        <w:ind w:left="640" w:hanging="640"/>
        <w:rPr>
          <w:ins w:id="389" w:author="Author"/>
          <w:del w:id="390" w:author="Author"/>
          <w:rFonts w:asciiTheme="minorHAnsi" w:hAnsiTheme="minorHAnsi" w:cstheme="minorHAnsi"/>
          <w:sz w:val="22"/>
          <w:szCs w:val="22"/>
          <w:lang w:val="pl-PL"/>
          <w:rPrChange w:id="391" w:author="Author">
            <w:rPr>
              <w:ins w:id="392" w:author="Author"/>
              <w:del w:id="393" w:author="Author"/>
              <w:rFonts w:ascii="Helvetica" w:hAnsi="Helvetica" w:cs="Helvetica"/>
            </w:rPr>
          </w:rPrChange>
        </w:rPr>
      </w:pPr>
      <w:ins w:id="394" w:author="Author">
        <w:del w:id="395" w:author="Author">
          <w:r w:rsidRPr="00EE79D6" w:rsidDel="00A57AF0">
            <w:rPr>
              <w:rFonts w:asciiTheme="minorHAnsi" w:hAnsiTheme="minorHAnsi" w:cstheme="minorHAnsi"/>
              <w:sz w:val="22"/>
              <w:szCs w:val="22"/>
              <w:lang w:val="pl-PL"/>
              <w:rPrChange w:id="396" w:author="Author">
                <w:rPr>
                  <w:rFonts w:ascii="Helvetica" w:hAnsi="Helvetica" w:cs="Helvetica"/>
                </w:rPr>
              </w:rPrChange>
            </w:rPr>
            <w:delText>1.</w:delText>
          </w:r>
          <w:r w:rsidRPr="00EE79D6" w:rsidDel="00A57AF0">
            <w:rPr>
              <w:rFonts w:asciiTheme="minorHAnsi" w:hAnsiTheme="minorHAnsi" w:cstheme="minorHAnsi"/>
              <w:sz w:val="22"/>
              <w:szCs w:val="22"/>
              <w:lang w:val="pl-PL"/>
              <w:rPrChange w:id="397" w:author="Author">
                <w:rPr>
                  <w:rFonts w:ascii="Helvetica" w:hAnsi="Helvetica" w:cs="Helvetica"/>
                </w:rPr>
              </w:rPrChange>
            </w:rPr>
            <w:tab/>
            <w:delText xml:space="preserve">Woolhouse, M. E. J. </w:delText>
          </w:r>
          <w:r w:rsidRPr="00EE79D6" w:rsidDel="00A57AF0">
            <w:rPr>
              <w:rFonts w:asciiTheme="minorHAnsi" w:hAnsiTheme="minorHAnsi" w:cstheme="minorHAnsi"/>
              <w:i/>
              <w:iCs/>
              <w:sz w:val="22"/>
              <w:szCs w:val="22"/>
              <w:lang w:val="pl-PL"/>
              <w:rPrChange w:id="398"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399" w:author="Author">
                <w:rPr>
                  <w:rFonts w:ascii="Helvetica" w:hAnsi="Helvetica" w:cs="Helvetica"/>
                </w:rPr>
              </w:rPrChange>
            </w:rPr>
            <w:delText xml:space="preserve"> Heterogeneities in the transmission of infectious agents: implications for the design of control programs. </w:delText>
          </w:r>
          <w:r w:rsidRPr="00EE79D6" w:rsidDel="00A57AF0">
            <w:rPr>
              <w:rFonts w:asciiTheme="minorHAnsi" w:hAnsiTheme="minorHAnsi" w:cstheme="minorHAnsi"/>
              <w:i/>
              <w:iCs/>
              <w:sz w:val="22"/>
              <w:szCs w:val="22"/>
              <w:lang w:val="pl-PL"/>
              <w:rPrChange w:id="400" w:author="Author">
                <w:rPr>
                  <w:rFonts w:ascii="Helvetica Neue" w:hAnsi="Helvetica Neue" w:cs="Helvetica Neue"/>
                  <w:i/>
                  <w:iCs/>
                  <w:sz w:val="32"/>
                  <w:szCs w:val="32"/>
                </w:rPr>
              </w:rPrChange>
            </w:rPr>
            <w:delText>PNAS</w:delText>
          </w:r>
          <w:r w:rsidRPr="00EE79D6" w:rsidDel="00A57AF0">
            <w:rPr>
              <w:rFonts w:asciiTheme="minorHAnsi" w:hAnsiTheme="minorHAnsi" w:cstheme="minorHAnsi"/>
              <w:sz w:val="22"/>
              <w:szCs w:val="22"/>
              <w:lang w:val="pl-PL"/>
              <w:rPrChange w:id="401"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402" w:author="Author">
                <w:rPr>
                  <w:rFonts w:ascii="Helvetica Neue" w:hAnsi="Helvetica Neue" w:cs="Helvetica Neue"/>
                  <w:b/>
                  <w:bCs/>
                  <w:sz w:val="32"/>
                  <w:szCs w:val="32"/>
                </w:rPr>
              </w:rPrChange>
            </w:rPr>
            <w:delText>94,</w:delText>
          </w:r>
          <w:r w:rsidRPr="00EE79D6" w:rsidDel="00A57AF0">
            <w:rPr>
              <w:rFonts w:asciiTheme="minorHAnsi" w:hAnsiTheme="minorHAnsi" w:cstheme="minorHAnsi"/>
              <w:sz w:val="22"/>
              <w:szCs w:val="22"/>
              <w:lang w:val="pl-PL"/>
              <w:rPrChange w:id="403" w:author="Author">
                <w:rPr>
                  <w:rFonts w:ascii="Helvetica" w:hAnsi="Helvetica" w:cs="Helvetica"/>
                </w:rPr>
              </w:rPrChange>
            </w:rPr>
            <w:delText xml:space="preserve"> 338–342 (1997).</w:delText>
          </w:r>
        </w:del>
      </w:ins>
    </w:p>
    <w:p w14:paraId="27E05813" w14:textId="4A45138C" w:rsidR="00095FAF" w:rsidRPr="00EE79D6" w:rsidDel="00A57AF0" w:rsidRDefault="00095FAF" w:rsidP="00A57AF0">
      <w:pPr>
        <w:tabs>
          <w:tab w:val="left" w:pos="640"/>
        </w:tabs>
        <w:autoSpaceDE w:val="0"/>
        <w:autoSpaceDN w:val="0"/>
        <w:adjustRightInd w:val="0"/>
        <w:ind w:left="640" w:hanging="640"/>
        <w:rPr>
          <w:ins w:id="404" w:author="Author"/>
          <w:del w:id="405" w:author="Author"/>
          <w:rFonts w:asciiTheme="minorHAnsi" w:hAnsiTheme="minorHAnsi" w:cstheme="minorHAnsi"/>
          <w:sz w:val="22"/>
          <w:szCs w:val="22"/>
          <w:lang w:val="pl-PL"/>
          <w:rPrChange w:id="406" w:author="Author">
            <w:rPr>
              <w:ins w:id="407" w:author="Author"/>
              <w:del w:id="408" w:author="Author"/>
              <w:rFonts w:ascii="Helvetica" w:hAnsi="Helvetica" w:cs="Helvetica"/>
            </w:rPr>
          </w:rPrChange>
        </w:rPr>
      </w:pPr>
      <w:ins w:id="409" w:author="Author">
        <w:del w:id="410" w:author="Author">
          <w:r w:rsidRPr="00EE79D6" w:rsidDel="00A57AF0">
            <w:rPr>
              <w:rFonts w:asciiTheme="minorHAnsi" w:hAnsiTheme="minorHAnsi" w:cstheme="minorHAnsi"/>
              <w:sz w:val="22"/>
              <w:szCs w:val="22"/>
              <w:lang w:val="pl-PL"/>
              <w:rPrChange w:id="411" w:author="Author">
                <w:rPr>
                  <w:rFonts w:ascii="Helvetica" w:hAnsi="Helvetica" w:cs="Helvetica"/>
                </w:rPr>
              </w:rPrChange>
            </w:rPr>
            <w:delText>2.</w:delText>
          </w:r>
          <w:r w:rsidRPr="00EE79D6" w:rsidDel="00A57AF0">
            <w:rPr>
              <w:rFonts w:asciiTheme="minorHAnsi" w:hAnsiTheme="minorHAnsi" w:cstheme="minorHAnsi"/>
              <w:sz w:val="22"/>
              <w:szCs w:val="22"/>
              <w:lang w:val="pl-PL"/>
              <w:rPrChange w:id="412" w:author="Author">
                <w:rPr>
                  <w:rFonts w:ascii="Helvetica" w:hAnsi="Helvetica" w:cs="Helvetica"/>
                </w:rPr>
              </w:rPrChange>
            </w:rPr>
            <w:tab/>
            <w:delText xml:space="preserve">Lloyd-Smith, J. O., Schreiber, S. J., Kopp, P. E. &amp; Getz, W. M. Superspreading and the effect of individual variation on disease emergence. </w:delText>
          </w:r>
          <w:r w:rsidRPr="00EE79D6" w:rsidDel="00A57AF0">
            <w:rPr>
              <w:rFonts w:asciiTheme="minorHAnsi" w:hAnsiTheme="minorHAnsi" w:cstheme="minorHAnsi"/>
              <w:i/>
              <w:iCs/>
              <w:sz w:val="22"/>
              <w:szCs w:val="22"/>
              <w:lang w:val="pl-PL"/>
              <w:rPrChange w:id="413" w:author="Author">
                <w:rPr>
                  <w:rFonts w:ascii="Helvetica Neue" w:hAnsi="Helvetica Neue" w:cs="Helvetica Neue"/>
                  <w:i/>
                  <w:iCs/>
                  <w:sz w:val="32"/>
                  <w:szCs w:val="32"/>
                </w:rPr>
              </w:rPrChange>
            </w:rPr>
            <w:delText>Nature</w:delText>
          </w:r>
          <w:r w:rsidRPr="00EE79D6" w:rsidDel="00A57AF0">
            <w:rPr>
              <w:rFonts w:asciiTheme="minorHAnsi" w:hAnsiTheme="minorHAnsi" w:cstheme="minorHAnsi"/>
              <w:sz w:val="22"/>
              <w:szCs w:val="22"/>
              <w:lang w:val="pl-PL"/>
              <w:rPrChange w:id="414"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415" w:author="Author">
                <w:rPr>
                  <w:rFonts w:ascii="Helvetica Neue" w:hAnsi="Helvetica Neue" w:cs="Helvetica Neue"/>
                  <w:b/>
                  <w:bCs/>
                  <w:sz w:val="32"/>
                  <w:szCs w:val="32"/>
                </w:rPr>
              </w:rPrChange>
            </w:rPr>
            <w:delText>438,</w:delText>
          </w:r>
          <w:r w:rsidRPr="00EE79D6" w:rsidDel="00A57AF0">
            <w:rPr>
              <w:rFonts w:asciiTheme="minorHAnsi" w:hAnsiTheme="minorHAnsi" w:cstheme="minorHAnsi"/>
              <w:sz w:val="22"/>
              <w:szCs w:val="22"/>
              <w:lang w:val="pl-PL"/>
              <w:rPrChange w:id="416" w:author="Author">
                <w:rPr>
                  <w:rFonts w:ascii="Helvetica" w:hAnsi="Helvetica" w:cs="Helvetica"/>
                </w:rPr>
              </w:rPrChange>
            </w:rPr>
            <w:delText xml:space="preserve"> 355–359 (2005).</w:delText>
          </w:r>
        </w:del>
      </w:ins>
    </w:p>
    <w:p w14:paraId="649FA951" w14:textId="438D42D1" w:rsidR="00095FAF" w:rsidRPr="00EE79D6" w:rsidDel="00A57AF0" w:rsidRDefault="00095FAF" w:rsidP="00A57AF0">
      <w:pPr>
        <w:tabs>
          <w:tab w:val="left" w:pos="640"/>
        </w:tabs>
        <w:autoSpaceDE w:val="0"/>
        <w:autoSpaceDN w:val="0"/>
        <w:adjustRightInd w:val="0"/>
        <w:ind w:left="640" w:hanging="640"/>
        <w:rPr>
          <w:ins w:id="417" w:author="Author"/>
          <w:del w:id="418" w:author="Author"/>
          <w:rFonts w:asciiTheme="minorHAnsi" w:hAnsiTheme="minorHAnsi" w:cstheme="minorHAnsi"/>
          <w:sz w:val="22"/>
          <w:szCs w:val="22"/>
          <w:lang w:val="pl-PL"/>
          <w:rPrChange w:id="419" w:author="Author">
            <w:rPr>
              <w:ins w:id="420" w:author="Author"/>
              <w:del w:id="421" w:author="Author"/>
              <w:rFonts w:ascii="Helvetica" w:hAnsi="Helvetica" w:cs="Helvetica"/>
            </w:rPr>
          </w:rPrChange>
        </w:rPr>
      </w:pPr>
      <w:ins w:id="422" w:author="Author">
        <w:del w:id="423" w:author="Author">
          <w:r w:rsidRPr="00EE79D6" w:rsidDel="00A57AF0">
            <w:rPr>
              <w:rFonts w:asciiTheme="minorHAnsi" w:hAnsiTheme="minorHAnsi" w:cstheme="minorHAnsi"/>
              <w:sz w:val="22"/>
              <w:szCs w:val="22"/>
              <w:lang w:val="pl-PL"/>
              <w:rPrChange w:id="424" w:author="Author">
                <w:rPr>
                  <w:rFonts w:ascii="Helvetica" w:hAnsi="Helvetica" w:cs="Helvetica"/>
                </w:rPr>
              </w:rPrChange>
            </w:rPr>
            <w:delText>3.</w:delText>
          </w:r>
          <w:r w:rsidRPr="00EE79D6" w:rsidDel="00A57AF0">
            <w:rPr>
              <w:rFonts w:asciiTheme="minorHAnsi" w:hAnsiTheme="minorHAnsi" w:cstheme="minorHAnsi"/>
              <w:sz w:val="22"/>
              <w:szCs w:val="22"/>
              <w:lang w:val="pl-PL"/>
              <w:rPrChange w:id="425" w:author="Author">
                <w:rPr>
                  <w:rFonts w:ascii="Helvetica" w:hAnsi="Helvetica" w:cs="Helvetica"/>
                </w:rPr>
              </w:rPrChange>
            </w:rPr>
            <w:tab/>
            <w:delText xml:space="preserve">Smith, D. L., McKenzie, F. E., Snow, R. W. &amp; Hay, S. I. Revisiting the basic reproductive number for malaria and its implications for malaria control. </w:delText>
          </w:r>
          <w:r w:rsidRPr="00EE79D6" w:rsidDel="00A57AF0">
            <w:rPr>
              <w:rFonts w:asciiTheme="minorHAnsi" w:hAnsiTheme="minorHAnsi" w:cstheme="minorHAnsi"/>
              <w:i/>
              <w:iCs/>
              <w:sz w:val="22"/>
              <w:szCs w:val="22"/>
              <w:lang w:val="pl-PL"/>
              <w:rPrChange w:id="426" w:author="Author">
                <w:rPr>
                  <w:rFonts w:ascii="Helvetica Neue" w:hAnsi="Helvetica Neue" w:cs="Helvetica Neue"/>
                  <w:i/>
                  <w:iCs/>
                  <w:sz w:val="32"/>
                  <w:szCs w:val="32"/>
                </w:rPr>
              </w:rPrChange>
            </w:rPr>
            <w:delText>PloS Biol.</w:delText>
          </w:r>
          <w:r w:rsidRPr="00EE79D6" w:rsidDel="00A57AF0">
            <w:rPr>
              <w:rFonts w:asciiTheme="minorHAnsi" w:hAnsiTheme="minorHAnsi" w:cstheme="minorHAnsi"/>
              <w:sz w:val="22"/>
              <w:szCs w:val="22"/>
              <w:lang w:val="pl-PL"/>
              <w:rPrChange w:id="427"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428" w:author="Author">
                <w:rPr>
                  <w:rFonts w:ascii="Helvetica Neue" w:hAnsi="Helvetica Neue" w:cs="Helvetica Neue"/>
                  <w:b/>
                  <w:bCs/>
                  <w:sz w:val="32"/>
                  <w:szCs w:val="32"/>
                </w:rPr>
              </w:rPrChange>
            </w:rPr>
            <w:delText>5,</w:delText>
          </w:r>
          <w:r w:rsidRPr="00EE79D6" w:rsidDel="00A57AF0">
            <w:rPr>
              <w:rFonts w:asciiTheme="minorHAnsi" w:hAnsiTheme="minorHAnsi" w:cstheme="minorHAnsi"/>
              <w:sz w:val="22"/>
              <w:szCs w:val="22"/>
              <w:lang w:val="pl-PL"/>
              <w:rPrChange w:id="429" w:author="Author">
                <w:rPr>
                  <w:rFonts w:ascii="Helvetica" w:hAnsi="Helvetica" w:cs="Helvetica"/>
                </w:rPr>
              </w:rPrChange>
            </w:rPr>
            <w:delText xml:space="preserve"> e42 (2007).</w:delText>
          </w:r>
        </w:del>
      </w:ins>
    </w:p>
    <w:p w14:paraId="5C2F6F27" w14:textId="6329EEC5" w:rsidR="00095FAF" w:rsidRPr="00EE79D6" w:rsidDel="00A57AF0" w:rsidRDefault="00095FAF" w:rsidP="00A57AF0">
      <w:pPr>
        <w:tabs>
          <w:tab w:val="left" w:pos="640"/>
        </w:tabs>
        <w:autoSpaceDE w:val="0"/>
        <w:autoSpaceDN w:val="0"/>
        <w:adjustRightInd w:val="0"/>
        <w:ind w:left="640" w:hanging="640"/>
        <w:rPr>
          <w:ins w:id="430" w:author="Author"/>
          <w:del w:id="431" w:author="Author"/>
          <w:rFonts w:asciiTheme="minorHAnsi" w:hAnsiTheme="minorHAnsi" w:cstheme="minorHAnsi"/>
          <w:sz w:val="22"/>
          <w:szCs w:val="22"/>
          <w:lang w:val="pl-PL"/>
          <w:rPrChange w:id="432" w:author="Author">
            <w:rPr>
              <w:ins w:id="433" w:author="Author"/>
              <w:del w:id="434" w:author="Author"/>
              <w:rFonts w:ascii="Helvetica" w:hAnsi="Helvetica" w:cs="Helvetica"/>
            </w:rPr>
          </w:rPrChange>
        </w:rPr>
      </w:pPr>
      <w:ins w:id="435" w:author="Author">
        <w:del w:id="436" w:author="Author">
          <w:r w:rsidRPr="00EE79D6" w:rsidDel="00A57AF0">
            <w:rPr>
              <w:rFonts w:asciiTheme="minorHAnsi" w:hAnsiTheme="minorHAnsi" w:cstheme="minorHAnsi"/>
              <w:sz w:val="22"/>
              <w:szCs w:val="22"/>
              <w:lang w:val="pl-PL"/>
              <w:rPrChange w:id="437" w:author="Author">
                <w:rPr>
                  <w:rFonts w:ascii="Helvetica" w:hAnsi="Helvetica" w:cs="Helvetica"/>
                </w:rPr>
              </w:rPrChange>
            </w:rPr>
            <w:delText>4.</w:delText>
          </w:r>
          <w:r w:rsidRPr="00EE79D6" w:rsidDel="00A57AF0">
            <w:rPr>
              <w:rFonts w:asciiTheme="minorHAnsi" w:hAnsiTheme="minorHAnsi" w:cstheme="minorHAnsi"/>
              <w:sz w:val="22"/>
              <w:szCs w:val="22"/>
              <w:lang w:val="pl-PL"/>
              <w:rPrChange w:id="438" w:author="Author">
                <w:rPr>
                  <w:rFonts w:ascii="Helvetica" w:hAnsi="Helvetica" w:cs="Helvetica"/>
                </w:rPr>
              </w:rPrChange>
            </w:rPr>
            <w:tab/>
            <w:delText xml:space="preserve">Bousema, T. J., Griffin, J. T., Sauerwein, R. W. &amp; Smith, D. L. Hitting hotspots: spatial targeting of malaria for control and elimination. </w:delText>
          </w:r>
          <w:r w:rsidRPr="00EE79D6" w:rsidDel="00A57AF0">
            <w:rPr>
              <w:rFonts w:asciiTheme="minorHAnsi" w:hAnsiTheme="minorHAnsi" w:cstheme="minorHAnsi"/>
              <w:i/>
              <w:iCs/>
              <w:sz w:val="22"/>
              <w:szCs w:val="22"/>
              <w:lang w:val="pl-PL"/>
              <w:rPrChange w:id="439" w:author="Author">
                <w:rPr>
                  <w:rFonts w:ascii="Helvetica Neue" w:hAnsi="Helvetica Neue" w:cs="Helvetica Neue"/>
                  <w:i/>
                  <w:iCs/>
                  <w:sz w:val="32"/>
                  <w:szCs w:val="32"/>
                </w:rPr>
              </w:rPrChange>
            </w:rPr>
            <w:delText>PLoS Med</w:delText>
          </w:r>
          <w:r w:rsidRPr="00EE79D6" w:rsidDel="00A57AF0">
            <w:rPr>
              <w:rFonts w:asciiTheme="minorHAnsi" w:hAnsiTheme="minorHAnsi" w:cstheme="minorHAnsi"/>
              <w:sz w:val="22"/>
              <w:szCs w:val="22"/>
              <w:lang w:val="pl-PL"/>
              <w:rPrChange w:id="440" w:author="Author">
                <w:rPr>
                  <w:rFonts w:ascii="Helvetica" w:hAnsi="Helvetica" w:cs="Helvetica"/>
                </w:rPr>
              </w:rPrChange>
            </w:rPr>
            <w:delText xml:space="preserve"> (2012). doi:10.1371/journal.pmed.1001165.t001</w:delText>
          </w:r>
        </w:del>
      </w:ins>
    </w:p>
    <w:p w14:paraId="22C80622" w14:textId="2B2208BA" w:rsidR="00095FAF" w:rsidRPr="00EE79D6" w:rsidDel="00A57AF0" w:rsidRDefault="00095FAF" w:rsidP="00A57AF0">
      <w:pPr>
        <w:tabs>
          <w:tab w:val="left" w:pos="640"/>
        </w:tabs>
        <w:autoSpaceDE w:val="0"/>
        <w:autoSpaceDN w:val="0"/>
        <w:adjustRightInd w:val="0"/>
        <w:ind w:left="640" w:hanging="640"/>
        <w:rPr>
          <w:ins w:id="441" w:author="Author"/>
          <w:del w:id="442" w:author="Author"/>
          <w:rFonts w:asciiTheme="minorHAnsi" w:hAnsiTheme="minorHAnsi" w:cstheme="minorHAnsi"/>
          <w:sz w:val="22"/>
          <w:szCs w:val="22"/>
          <w:lang w:val="pl-PL"/>
          <w:rPrChange w:id="443" w:author="Author">
            <w:rPr>
              <w:ins w:id="444" w:author="Author"/>
              <w:del w:id="445" w:author="Author"/>
              <w:rFonts w:ascii="Helvetica" w:hAnsi="Helvetica" w:cs="Helvetica"/>
            </w:rPr>
          </w:rPrChange>
        </w:rPr>
      </w:pPr>
      <w:ins w:id="446" w:author="Author">
        <w:del w:id="447" w:author="Author">
          <w:r w:rsidRPr="00EE79D6" w:rsidDel="00A57AF0">
            <w:rPr>
              <w:rFonts w:asciiTheme="minorHAnsi" w:hAnsiTheme="minorHAnsi" w:cstheme="minorHAnsi"/>
              <w:sz w:val="22"/>
              <w:szCs w:val="22"/>
              <w:lang w:val="pl-PL"/>
              <w:rPrChange w:id="448" w:author="Author">
                <w:rPr>
                  <w:rFonts w:ascii="Helvetica" w:hAnsi="Helvetica" w:cs="Helvetica"/>
                </w:rPr>
              </w:rPrChange>
            </w:rPr>
            <w:delText>5.</w:delText>
          </w:r>
          <w:r w:rsidRPr="00EE79D6" w:rsidDel="00A57AF0">
            <w:rPr>
              <w:rFonts w:asciiTheme="minorHAnsi" w:hAnsiTheme="minorHAnsi" w:cstheme="minorHAnsi"/>
              <w:sz w:val="22"/>
              <w:szCs w:val="22"/>
              <w:lang w:val="pl-PL"/>
              <w:rPrChange w:id="449" w:author="Author">
                <w:rPr>
                  <w:rFonts w:ascii="Helvetica" w:hAnsi="Helvetica" w:cs="Helvetica"/>
                </w:rPr>
              </w:rPrChange>
            </w:rPr>
            <w:tab/>
            <w:delText xml:space="preserve">Bousema, T. J. </w:delText>
          </w:r>
          <w:r w:rsidRPr="00EE79D6" w:rsidDel="00A57AF0">
            <w:rPr>
              <w:rFonts w:asciiTheme="minorHAnsi" w:hAnsiTheme="minorHAnsi" w:cstheme="minorHAnsi"/>
              <w:i/>
              <w:iCs/>
              <w:sz w:val="22"/>
              <w:szCs w:val="22"/>
              <w:lang w:val="pl-PL"/>
              <w:rPrChange w:id="450"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451" w:author="Author">
                <w:rPr>
                  <w:rFonts w:ascii="Helvetica" w:hAnsi="Helvetica" w:cs="Helvetica"/>
                </w:rPr>
              </w:rPrChange>
            </w:rPr>
            <w:delText xml:space="preserve"> Identification of hot spots of malaria transmission for targeted malaria control. </w:delText>
          </w:r>
          <w:r w:rsidRPr="00EE79D6" w:rsidDel="00A57AF0">
            <w:rPr>
              <w:rFonts w:asciiTheme="minorHAnsi" w:hAnsiTheme="minorHAnsi" w:cstheme="minorHAnsi"/>
              <w:i/>
              <w:iCs/>
              <w:sz w:val="22"/>
              <w:szCs w:val="22"/>
              <w:lang w:val="pl-PL"/>
              <w:rPrChange w:id="452" w:author="Author">
                <w:rPr>
                  <w:rFonts w:ascii="Helvetica Neue" w:hAnsi="Helvetica Neue" w:cs="Helvetica Neue"/>
                  <w:i/>
                  <w:iCs/>
                  <w:sz w:val="32"/>
                  <w:szCs w:val="32"/>
                </w:rPr>
              </w:rPrChange>
            </w:rPr>
            <w:delText>J. Infect Dis</w:delText>
          </w:r>
          <w:r w:rsidRPr="00EE79D6" w:rsidDel="00A57AF0">
            <w:rPr>
              <w:rFonts w:asciiTheme="minorHAnsi" w:hAnsiTheme="minorHAnsi" w:cstheme="minorHAnsi"/>
              <w:sz w:val="22"/>
              <w:szCs w:val="22"/>
              <w:lang w:val="pl-PL"/>
              <w:rPrChange w:id="45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454" w:author="Author">
                <w:rPr>
                  <w:rFonts w:ascii="Helvetica Neue" w:hAnsi="Helvetica Neue" w:cs="Helvetica Neue"/>
                  <w:b/>
                  <w:bCs/>
                  <w:sz w:val="32"/>
                  <w:szCs w:val="32"/>
                </w:rPr>
              </w:rPrChange>
            </w:rPr>
            <w:delText>201,</w:delText>
          </w:r>
          <w:r w:rsidRPr="00EE79D6" w:rsidDel="00A57AF0">
            <w:rPr>
              <w:rFonts w:asciiTheme="minorHAnsi" w:hAnsiTheme="minorHAnsi" w:cstheme="minorHAnsi"/>
              <w:sz w:val="22"/>
              <w:szCs w:val="22"/>
              <w:lang w:val="pl-PL"/>
              <w:rPrChange w:id="455" w:author="Author">
                <w:rPr>
                  <w:rFonts w:ascii="Helvetica" w:hAnsi="Helvetica" w:cs="Helvetica"/>
                </w:rPr>
              </w:rPrChange>
            </w:rPr>
            <w:delText xml:space="preserve"> 1764–1774 (2010).</w:delText>
          </w:r>
        </w:del>
      </w:ins>
    </w:p>
    <w:p w14:paraId="6EA00D75" w14:textId="6BCB4339" w:rsidR="00095FAF" w:rsidRPr="00EE79D6" w:rsidDel="00A57AF0" w:rsidRDefault="00095FAF" w:rsidP="00A57AF0">
      <w:pPr>
        <w:tabs>
          <w:tab w:val="left" w:pos="640"/>
        </w:tabs>
        <w:autoSpaceDE w:val="0"/>
        <w:autoSpaceDN w:val="0"/>
        <w:adjustRightInd w:val="0"/>
        <w:ind w:left="640" w:hanging="640"/>
        <w:rPr>
          <w:ins w:id="456" w:author="Author"/>
          <w:del w:id="457" w:author="Author"/>
          <w:rFonts w:asciiTheme="minorHAnsi" w:hAnsiTheme="minorHAnsi" w:cstheme="minorHAnsi"/>
          <w:sz w:val="22"/>
          <w:szCs w:val="22"/>
          <w:lang w:val="pl-PL"/>
          <w:rPrChange w:id="458" w:author="Author">
            <w:rPr>
              <w:ins w:id="459" w:author="Author"/>
              <w:del w:id="460" w:author="Author"/>
              <w:rFonts w:ascii="Helvetica" w:hAnsi="Helvetica" w:cs="Helvetica"/>
            </w:rPr>
          </w:rPrChange>
        </w:rPr>
      </w:pPr>
      <w:ins w:id="461" w:author="Author">
        <w:del w:id="462" w:author="Author">
          <w:r w:rsidRPr="00EE79D6" w:rsidDel="00A57AF0">
            <w:rPr>
              <w:rFonts w:asciiTheme="minorHAnsi" w:hAnsiTheme="minorHAnsi" w:cstheme="minorHAnsi"/>
              <w:sz w:val="22"/>
              <w:szCs w:val="22"/>
              <w:lang w:val="pl-PL"/>
              <w:rPrChange w:id="463" w:author="Author">
                <w:rPr>
                  <w:rFonts w:ascii="Helvetica" w:hAnsi="Helvetica" w:cs="Helvetica"/>
                </w:rPr>
              </w:rPrChange>
            </w:rPr>
            <w:delText>6.</w:delText>
          </w:r>
          <w:r w:rsidRPr="00EE79D6" w:rsidDel="00A57AF0">
            <w:rPr>
              <w:rFonts w:asciiTheme="minorHAnsi" w:hAnsiTheme="minorHAnsi" w:cstheme="minorHAnsi"/>
              <w:sz w:val="22"/>
              <w:szCs w:val="22"/>
              <w:lang w:val="pl-PL"/>
              <w:rPrChange w:id="464" w:author="Author">
                <w:rPr>
                  <w:rFonts w:ascii="Helvetica" w:hAnsi="Helvetica" w:cs="Helvetica"/>
                </w:rPr>
              </w:rPrChange>
            </w:rPr>
            <w:tab/>
            <w:delText xml:space="preserve">Bejon, P. </w:delText>
          </w:r>
          <w:r w:rsidRPr="00EE79D6" w:rsidDel="00A57AF0">
            <w:rPr>
              <w:rFonts w:asciiTheme="minorHAnsi" w:hAnsiTheme="minorHAnsi" w:cstheme="minorHAnsi"/>
              <w:i/>
              <w:iCs/>
              <w:sz w:val="22"/>
              <w:szCs w:val="22"/>
              <w:lang w:val="pl-PL"/>
              <w:rPrChange w:id="465"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466" w:author="Author">
                <w:rPr>
                  <w:rFonts w:ascii="Helvetica" w:hAnsi="Helvetica" w:cs="Helvetica"/>
                </w:rPr>
              </w:rPrChange>
            </w:rPr>
            <w:delText xml:space="preserve"> Stable and unstable malaria hotspots in longitudinal cohort studies in Kenya. </w:delText>
          </w:r>
          <w:r w:rsidRPr="00EE79D6" w:rsidDel="00A57AF0">
            <w:rPr>
              <w:rFonts w:asciiTheme="minorHAnsi" w:hAnsiTheme="minorHAnsi" w:cstheme="minorHAnsi"/>
              <w:i/>
              <w:iCs/>
              <w:sz w:val="22"/>
              <w:szCs w:val="22"/>
              <w:lang w:val="pl-PL"/>
              <w:rPrChange w:id="467" w:author="Author">
                <w:rPr>
                  <w:rFonts w:ascii="Helvetica Neue" w:hAnsi="Helvetica Neue" w:cs="Helvetica Neue"/>
                  <w:i/>
                  <w:iCs/>
                  <w:sz w:val="32"/>
                  <w:szCs w:val="32"/>
                </w:rPr>
              </w:rPrChange>
            </w:rPr>
            <w:delText>PLoS Med</w:delText>
          </w:r>
          <w:r w:rsidRPr="00EE79D6" w:rsidDel="00A57AF0">
            <w:rPr>
              <w:rFonts w:asciiTheme="minorHAnsi" w:hAnsiTheme="minorHAnsi" w:cstheme="minorHAnsi"/>
              <w:sz w:val="22"/>
              <w:szCs w:val="22"/>
              <w:lang w:val="pl-PL"/>
              <w:rPrChange w:id="46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469" w:author="Author">
                <w:rPr>
                  <w:rFonts w:ascii="Helvetica Neue" w:hAnsi="Helvetica Neue" w:cs="Helvetica Neue"/>
                  <w:b/>
                  <w:bCs/>
                  <w:sz w:val="32"/>
                  <w:szCs w:val="32"/>
                </w:rPr>
              </w:rPrChange>
            </w:rPr>
            <w:delText>7,</w:delText>
          </w:r>
          <w:r w:rsidRPr="00EE79D6" w:rsidDel="00A57AF0">
            <w:rPr>
              <w:rFonts w:asciiTheme="minorHAnsi" w:hAnsiTheme="minorHAnsi" w:cstheme="minorHAnsi"/>
              <w:sz w:val="22"/>
              <w:szCs w:val="22"/>
              <w:lang w:val="pl-PL"/>
              <w:rPrChange w:id="470" w:author="Author">
                <w:rPr>
                  <w:rFonts w:ascii="Helvetica" w:hAnsi="Helvetica" w:cs="Helvetica"/>
                </w:rPr>
              </w:rPrChange>
            </w:rPr>
            <w:delText xml:space="preserve"> e1000304 (2010).</w:delText>
          </w:r>
        </w:del>
      </w:ins>
    </w:p>
    <w:p w14:paraId="0D3129CF" w14:textId="6045E9EF" w:rsidR="00095FAF" w:rsidRPr="00EE79D6" w:rsidDel="00A57AF0" w:rsidRDefault="00095FAF" w:rsidP="00A57AF0">
      <w:pPr>
        <w:tabs>
          <w:tab w:val="left" w:pos="640"/>
        </w:tabs>
        <w:autoSpaceDE w:val="0"/>
        <w:autoSpaceDN w:val="0"/>
        <w:adjustRightInd w:val="0"/>
        <w:ind w:left="640" w:hanging="640"/>
        <w:rPr>
          <w:ins w:id="471" w:author="Author"/>
          <w:del w:id="472" w:author="Author"/>
          <w:rFonts w:asciiTheme="minorHAnsi" w:hAnsiTheme="minorHAnsi" w:cstheme="minorHAnsi"/>
          <w:sz w:val="22"/>
          <w:szCs w:val="22"/>
          <w:lang w:val="pl-PL"/>
          <w:rPrChange w:id="473" w:author="Author">
            <w:rPr>
              <w:ins w:id="474" w:author="Author"/>
              <w:del w:id="475" w:author="Author"/>
              <w:rFonts w:ascii="Helvetica" w:hAnsi="Helvetica" w:cs="Helvetica"/>
            </w:rPr>
          </w:rPrChange>
        </w:rPr>
      </w:pPr>
      <w:ins w:id="476" w:author="Author">
        <w:del w:id="477" w:author="Author">
          <w:r w:rsidRPr="00EE79D6" w:rsidDel="00A57AF0">
            <w:rPr>
              <w:rFonts w:asciiTheme="minorHAnsi" w:hAnsiTheme="minorHAnsi" w:cstheme="minorHAnsi"/>
              <w:sz w:val="22"/>
              <w:szCs w:val="22"/>
              <w:lang w:val="pl-PL"/>
              <w:rPrChange w:id="478" w:author="Author">
                <w:rPr>
                  <w:rFonts w:ascii="Helvetica" w:hAnsi="Helvetica" w:cs="Helvetica"/>
                </w:rPr>
              </w:rPrChange>
            </w:rPr>
            <w:delText>7.</w:delText>
          </w:r>
          <w:r w:rsidRPr="00EE79D6" w:rsidDel="00A57AF0">
            <w:rPr>
              <w:rFonts w:asciiTheme="minorHAnsi" w:hAnsiTheme="minorHAnsi" w:cstheme="minorHAnsi"/>
              <w:sz w:val="22"/>
              <w:szCs w:val="22"/>
              <w:lang w:val="pl-PL"/>
              <w:rPrChange w:id="479" w:author="Author">
                <w:rPr>
                  <w:rFonts w:ascii="Helvetica" w:hAnsi="Helvetica" w:cs="Helvetica"/>
                </w:rPr>
              </w:rPrChange>
            </w:rPr>
            <w:tab/>
            <w:delText xml:space="preserve">Anderson, R. M. &amp; May, R. M. </w:delText>
          </w:r>
          <w:r w:rsidRPr="00EE79D6" w:rsidDel="00A57AF0">
            <w:rPr>
              <w:rFonts w:asciiTheme="minorHAnsi" w:hAnsiTheme="minorHAnsi" w:cstheme="minorHAnsi"/>
              <w:i/>
              <w:iCs/>
              <w:sz w:val="22"/>
              <w:szCs w:val="22"/>
              <w:lang w:val="pl-PL"/>
              <w:rPrChange w:id="480" w:author="Author">
                <w:rPr>
                  <w:rFonts w:ascii="Helvetica Neue" w:hAnsi="Helvetica Neue" w:cs="Helvetica Neue"/>
                  <w:i/>
                  <w:iCs/>
                  <w:sz w:val="32"/>
                  <w:szCs w:val="32"/>
                </w:rPr>
              </w:rPrChange>
            </w:rPr>
            <w:delText>Infectious diseases of humans: dynamics and control</w:delText>
          </w:r>
          <w:r w:rsidRPr="00EE79D6" w:rsidDel="00A57AF0">
            <w:rPr>
              <w:rFonts w:asciiTheme="minorHAnsi" w:hAnsiTheme="minorHAnsi" w:cstheme="minorHAnsi"/>
              <w:sz w:val="22"/>
              <w:szCs w:val="22"/>
              <w:lang w:val="pl-PL"/>
              <w:rPrChange w:id="481" w:author="Author">
                <w:rPr>
                  <w:rFonts w:ascii="Helvetica" w:hAnsi="Helvetica" w:cs="Helvetica"/>
                </w:rPr>
              </w:rPrChange>
            </w:rPr>
            <w:delText>. (Oxford University Press, 1991).</w:delText>
          </w:r>
        </w:del>
      </w:ins>
    </w:p>
    <w:p w14:paraId="321D97AF" w14:textId="70389048" w:rsidR="00095FAF" w:rsidRPr="00EE79D6" w:rsidDel="00A57AF0" w:rsidRDefault="00095FAF" w:rsidP="00A57AF0">
      <w:pPr>
        <w:tabs>
          <w:tab w:val="left" w:pos="640"/>
        </w:tabs>
        <w:autoSpaceDE w:val="0"/>
        <w:autoSpaceDN w:val="0"/>
        <w:adjustRightInd w:val="0"/>
        <w:ind w:left="640" w:hanging="640"/>
        <w:rPr>
          <w:ins w:id="482" w:author="Author"/>
          <w:del w:id="483" w:author="Author"/>
          <w:rFonts w:asciiTheme="minorHAnsi" w:hAnsiTheme="minorHAnsi" w:cstheme="minorHAnsi"/>
          <w:sz w:val="22"/>
          <w:szCs w:val="22"/>
          <w:lang w:val="pl-PL"/>
          <w:rPrChange w:id="484" w:author="Author">
            <w:rPr>
              <w:ins w:id="485" w:author="Author"/>
              <w:del w:id="486" w:author="Author"/>
              <w:rFonts w:ascii="Helvetica" w:hAnsi="Helvetica" w:cs="Helvetica"/>
            </w:rPr>
          </w:rPrChange>
        </w:rPr>
      </w:pPr>
      <w:ins w:id="487" w:author="Author">
        <w:del w:id="488" w:author="Author">
          <w:r w:rsidRPr="00EE79D6" w:rsidDel="00A57AF0">
            <w:rPr>
              <w:rFonts w:asciiTheme="minorHAnsi" w:hAnsiTheme="minorHAnsi" w:cstheme="minorHAnsi"/>
              <w:sz w:val="22"/>
              <w:szCs w:val="22"/>
              <w:lang w:val="pl-PL"/>
              <w:rPrChange w:id="489" w:author="Author">
                <w:rPr>
                  <w:rFonts w:ascii="Helvetica" w:hAnsi="Helvetica" w:cs="Helvetica"/>
                </w:rPr>
              </w:rPrChange>
            </w:rPr>
            <w:delText>8.</w:delText>
          </w:r>
          <w:r w:rsidRPr="00EE79D6" w:rsidDel="00A57AF0">
            <w:rPr>
              <w:rFonts w:asciiTheme="minorHAnsi" w:hAnsiTheme="minorHAnsi" w:cstheme="minorHAnsi"/>
              <w:sz w:val="22"/>
              <w:szCs w:val="22"/>
              <w:lang w:val="pl-PL"/>
              <w:rPrChange w:id="490" w:author="Author">
                <w:rPr>
                  <w:rFonts w:ascii="Helvetica" w:hAnsi="Helvetica" w:cs="Helvetica"/>
                </w:rPr>
              </w:rPrChange>
            </w:rPr>
            <w:tab/>
            <w:delText xml:space="preserve">Perkins, T. A., Scott, T. W., Le Menach, A. &amp; Smith, D. L. Heterogeneity, mixing, and the spatial scales of mosquito-borne pathogen transmission. </w:delText>
          </w:r>
          <w:r w:rsidRPr="00EE79D6" w:rsidDel="00A57AF0">
            <w:rPr>
              <w:rFonts w:asciiTheme="minorHAnsi" w:hAnsiTheme="minorHAnsi" w:cstheme="minorHAnsi"/>
              <w:i/>
              <w:iCs/>
              <w:sz w:val="22"/>
              <w:szCs w:val="22"/>
              <w:lang w:val="pl-PL"/>
              <w:rPrChange w:id="491" w:author="Author">
                <w:rPr>
                  <w:rFonts w:ascii="Helvetica Neue" w:hAnsi="Helvetica Neue" w:cs="Helvetica Neue"/>
                  <w:i/>
                  <w:iCs/>
                  <w:sz w:val="32"/>
                  <w:szCs w:val="32"/>
                </w:rPr>
              </w:rPrChange>
            </w:rPr>
            <w:delText>PLoS Comput Biol</w:delText>
          </w:r>
          <w:r w:rsidRPr="00EE79D6" w:rsidDel="00A57AF0">
            <w:rPr>
              <w:rFonts w:asciiTheme="minorHAnsi" w:hAnsiTheme="minorHAnsi" w:cstheme="minorHAnsi"/>
              <w:sz w:val="22"/>
              <w:szCs w:val="22"/>
              <w:lang w:val="pl-PL"/>
              <w:rPrChange w:id="492"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493" w:author="Author">
                <w:rPr>
                  <w:rFonts w:ascii="Helvetica Neue" w:hAnsi="Helvetica Neue" w:cs="Helvetica Neue"/>
                  <w:b/>
                  <w:bCs/>
                  <w:sz w:val="32"/>
                  <w:szCs w:val="32"/>
                </w:rPr>
              </w:rPrChange>
            </w:rPr>
            <w:delText>9,</w:delText>
          </w:r>
          <w:r w:rsidRPr="00EE79D6" w:rsidDel="00A57AF0">
            <w:rPr>
              <w:rFonts w:asciiTheme="minorHAnsi" w:hAnsiTheme="minorHAnsi" w:cstheme="minorHAnsi"/>
              <w:sz w:val="22"/>
              <w:szCs w:val="22"/>
              <w:lang w:val="pl-PL"/>
              <w:rPrChange w:id="494" w:author="Author">
                <w:rPr>
                  <w:rFonts w:ascii="Helvetica" w:hAnsi="Helvetica" w:cs="Helvetica"/>
                </w:rPr>
              </w:rPrChange>
            </w:rPr>
            <w:delText xml:space="preserve"> e1003327 (2013).</w:delText>
          </w:r>
        </w:del>
      </w:ins>
    </w:p>
    <w:p w14:paraId="3450D1DE" w14:textId="05D94D16" w:rsidR="00095FAF" w:rsidRPr="00EE79D6" w:rsidDel="00A57AF0" w:rsidRDefault="00095FAF" w:rsidP="00A57AF0">
      <w:pPr>
        <w:tabs>
          <w:tab w:val="left" w:pos="640"/>
        </w:tabs>
        <w:autoSpaceDE w:val="0"/>
        <w:autoSpaceDN w:val="0"/>
        <w:adjustRightInd w:val="0"/>
        <w:ind w:left="640" w:hanging="640"/>
        <w:rPr>
          <w:ins w:id="495" w:author="Author"/>
          <w:del w:id="496" w:author="Author"/>
          <w:rFonts w:asciiTheme="minorHAnsi" w:hAnsiTheme="minorHAnsi" w:cstheme="minorHAnsi"/>
          <w:sz w:val="22"/>
          <w:szCs w:val="22"/>
          <w:lang w:val="pl-PL"/>
          <w:rPrChange w:id="497" w:author="Author">
            <w:rPr>
              <w:ins w:id="498" w:author="Author"/>
              <w:del w:id="499" w:author="Author"/>
              <w:rFonts w:ascii="Helvetica" w:hAnsi="Helvetica" w:cs="Helvetica"/>
            </w:rPr>
          </w:rPrChange>
        </w:rPr>
      </w:pPr>
      <w:ins w:id="500" w:author="Author">
        <w:del w:id="501" w:author="Author">
          <w:r w:rsidRPr="00EE79D6" w:rsidDel="00A57AF0">
            <w:rPr>
              <w:rFonts w:asciiTheme="minorHAnsi" w:hAnsiTheme="minorHAnsi" w:cstheme="minorHAnsi"/>
              <w:sz w:val="22"/>
              <w:szCs w:val="22"/>
              <w:lang w:val="pl-PL"/>
              <w:rPrChange w:id="502" w:author="Author">
                <w:rPr>
                  <w:rFonts w:ascii="Helvetica" w:hAnsi="Helvetica" w:cs="Helvetica"/>
                </w:rPr>
              </w:rPrChange>
            </w:rPr>
            <w:delText>9.</w:delText>
          </w:r>
          <w:r w:rsidRPr="00EE79D6" w:rsidDel="00A57AF0">
            <w:rPr>
              <w:rFonts w:asciiTheme="minorHAnsi" w:hAnsiTheme="minorHAnsi" w:cstheme="minorHAnsi"/>
              <w:sz w:val="22"/>
              <w:szCs w:val="22"/>
              <w:lang w:val="pl-PL"/>
              <w:rPrChange w:id="503" w:author="Author">
                <w:rPr>
                  <w:rFonts w:ascii="Helvetica" w:hAnsi="Helvetica" w:cs="Helvetica"/>
                </w:rPr>
              </w:rPrChange>
            </w:rPr>
            <w:tab/>
            <w:delText xml:space="preserve">Keeling, M. J. &amp; Grenfell, B. T. Individual-based perspectives on R(0). </w:delText>
          </w:r>
          <w:r w:rsidRPr="00EE79D6" w:rsidDel="00A57AF0">
            <w:rPr>
              <w:rFonts w:asciiTheme="minorHAnsi" w:hAnsiTheme="minorHAnsi" w:cstheme="minorHAnsi"/>
              <w:i/>
              <w:iCs/>
              <w:sz w:val="22"/>
              <w:szCs w:val="22"/>
              <w:lang w:val="pl-PL"/>
              <w:rPrChange w:id="504" w:author="Author">
                <w:rPr>
                  <w:rFonts w:ascii="Helvetica Neue" w:hAnsi="Helvetica Neue" w:cs="Helvetica Neue"/>
                  <w:i/>
                  <w:iCs/>
                  <w:sz w:val="32"/>
                  <w:szCs w:val="32"/>
                </w:rPr>
              </w:rPrChange>
            </w:rPr>
            <w:delText>J. Theor. Biol.</w:delText>
          </w:r>
          <w:r w:rsidRPr="00EE79D6" w:rsidDel="00A57AF0">
            <w:rPr>
              <w:rFonts w:asciiTheme="minorHAnsi" w:hAnsiTheme="minorHAnsi" w:cstheme="minorHAnsi"/>
              <w:sz w:val="22"/>
              <w:szCs w:val="22"/>
              <w:lang w:val="pl-PL"/>
              <w:rPrChange w:id="505"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06" w:author="Author">
                <w:rPr>
                  <w:rFonts w:ascii="Helvetica Neue" w:hAnsi="Helvetica Neue" w:cs="Helvetica Neue"/>
                  <w:b/>
                  <w:bCs/>
                  <w:sz w:val="32"/>
                  <w:szCs w:val="32"/>
                </w:rPr>
              </w:rPrChange>
            </w:rPr>
            <w:delText>203,</w:delText>
          </w:r>
          <w:r w:rsidRPr="00EE79D6" w:rsidDel="00A57AF0">
            <w:rPr>
              <w:rFonts w:asciiTheme="minorHAnsi" w:hAnsiTheme="minorHAnsi" w:cstheme="minorHAnsi"/>
              <w:sz w:val="22"/>
              <w:szCs w:val="22"/>
              <w:lang w:val="pl-PL"/>
              <w:rPrChange w:id="507" w:author="Author">
                <w:rPr>
                  <w:rFonts w:ascii="Helvetica" w:hAnsi="Helvetica" w:cs="Helvetica"/>
                </w:rPr>
              </w:rPrChange>
            </w:rPr>
            <w:delText xml:space="preserve"> 51–61 (2000).</w:delText>
          </w:r>
        </w:del>
      </w:ins>
    </w:p>
    <w:p w14:paraId="1B8FFB75" w14:textId="7975E153" w:rsidR="00095FAF" w:rsidRPr="00EE79D6" w:rsidDel="00A57AF0" w:rsidRDefault="00095FAF" w:rsidP="00A57AF0">
      <w:pPr>
        <w:tabs>
          <w:tab w:val="left" w:pos="640"/>
        </w:tabs>
        <w:autoSpaceDE w:val="0"/>
        <w:autoSpaceDN w:val="0"/>
        <w:adjustRightInd w:val="0"/>
        <w:ind w:left="640" w:hanging="640"/>
        <w:rPr>
          <w:ins w:id="508" w:author="Author"/>
          <w:del w:id="509" w:author="Author"/>
          <w:rFonts w:asciiTheme="minorHAnsi" w:hAnsiTheme="minorHAnsi" w:cstheme="minorHAnsi"/>
          <w:sz w:val="22"/>
          <w:szCs w:val="22"/>
          <w:lang w:val="pl-PL"/>
          <w:rPrChange w:id="510" w:author="Author">
            <w:rPr>
              <w:ins w:id="511" w:author="Author"/>
              <w:del w:id="512" w:author="Author"/>
              <w:rFonts w:ascii="Helvetica" w:hAnsi="Helvetica" w:cs="Helvetica"/>
            </w:rPr>
          </w:rPrChange>
        </w:rPr>
      </w:pPr>
      <w:ins w:id="513" w:author="Author">
        <w:del w:id="514" w:author="Author">
          <w:r w:rsidRPr="00EE79D6" w:rsidDel="00A57AF0">
            <w:rPr>
              <w:rFonts w:asciiTheme="minorHAnsi" w:hAnsiTheme="minorHAnsi" w:cstheme="minorHAnsi"/>
              <w:sz w:val="22"/>
              <w:szCs w:val="22"/>
              <w:lang w:val="pl-PL"/>
              <w:rPrChange w:id="515" w:author="Author">
                <w:rPr>
                  <w:rFonts w:ascii="Helvetica" w:hAnsi="Helvetica" w:cs="Helvetica"/>
                </w:rPr>
              </w:rPrChange>
            </w:rPr>
            <w:delText>10.</w:delText>
          </w:r>
          <w:r w:rsidRPr="00EE79D6" w:rsidDel="00A57AF0">
            <w:rPr>
              <w:rFonts w:asciiTheme="minorHAnsi" w:hAnsiTheme="minorHAnsi" w:cstheme="minorHAnsi"/>
              <w:sz w:val="22"/>
              <w:szCs w:val="22"/>
              <w:lang w:val="pl-PL"/>
              <w:rPrChange w:id="516" w:author="Author">
                <w:rPr>
                  <w:rFonts w:ascii="Helvetica" w:hAnsi="Helvetica" w:cs="Helvetica"/>
                </w:rPr>
              </w:rPrChange>
            </w:rPr>
            <w:tab/>
            <w:delText xml:space="preserve">Smith, D. L., Drakeley, C. J., Chiyaka, C. &amp; Hay, S. I. A quantitative analysis of transmission efficiency versus intensity for malaria. </w:delText>
          </w:r>
          <w:r w:rsidRPr="00EE79D6" w:rsidDel="00A57AF0">
            <w:rPr>
              <w:rFonts w:asciiTheme="minorHAnsi" w:hAnsiTheme="minorHAnsi" w:cstheme="minorHAnsi"/>
              <w:i/>
              <w:iCs/>
              <w:sz w:val="22"/>
              <w:szCs w:val="22"/>
              <w:lang w:val="pl-PL"/>
              <w:rPrChange w:id="517" w:author="Author">
                <w:rPr>
                  <w:rFonts w:ascii="Helvetica Neue" w:hAnsi="Helvetica Neue" w:cs="Helvetica Neue"/>
                  <w:i/>
                  <w:iCs/>
                  <w:sz w:val="32"/>
                  <w:szCs w:val="32"/>
                </w:rPr>
              </w:rPrChange>
            </w:rPr>
            <w:delText>Nature Comm</w:delText>
          </w:r>
          <w:r w:rsidRPr="00EE79D6" w:rsidDel="00A57AF0">
            <w:rPr>
              <w:rFonts w:asciiTheme="minorHAnsi" w:hAnsiTheme="minorHAnsi" w:cstheme="minorHAnsi"/>
              <w:sz w:val="22"/>
              <w:szCs w:val="22"/>
              <w:lang w:val="pl-PL"/>
              <w:rPrChange w:id="51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19" w:author="Author">
                <w:rPr>
                  <w:rFonts w:ascii="Helvetica Neue" w:hAnsi="Helvetica Neue" w:cs="Helvetica Neue"/>
                  <w:b/>
                  <w:bCs/>
                  <w:sz w:val="32"/>
                  <w:szCs w:val="32"/>
                </w:rPr>
              </w:rPrChange>
            </w:rPr>
            <w:delText>1,</w:delText>
          </w:r>
          <w:r w:rsidRPr="00EE79D6" w:rsidDel="00A57AF0">
            <w:rPr>
              <w:rFonts w:asciiTheme="minorHAnsi" w:hAnsiTheme="minorHAnsi" w:cstheme="minorHAnsi"/>
              <w:sz w:val="22"/>
              <w:szCs w:val="22"/>
              <w:lang w:val="pl-PL"/>
              <w:rPrChange w:id="520" w:author="Author">
                <w:rPr>
                  <w:rFonts w:ascii="Helvetica" w:hAnsi="Helvetica" w:cs="Helvetica"/>
                </w:rPr>
              </w:rPrChange>
            </w:rPr>
            <w:delText xml:space="preserve"> 108 (2010).</w:delText>
          </w:r>
        </w:del>
      </w:ins>
    </w:p>
    <w:p w14:paraId="7DAE67C1" w14:textId="5078C05F" w:rsidR="00095FAF" w:rsidRPr="00EE79D6" w:rsidDel="00A57AF0" w:rsidRDefault="00095FAF" w:rsidP="00A57AF0">
      <w:pPr>
        <w:tabs>
          <w:tab w:val="left" w:pos="640"/>
        </w:tabs>
        <w:autoSpaceDE w:val="0"/>
        <w:autoSpaceDN w:val="0"/>
        <w:adjustRightInd w:val="0"/>
        <w:ind w:left="640" w:hanging="640"/>
        <w:rPr>
          <w:ins w:id="521" w:author="Author"/>
          <w:del w:id="522" w:author="Author"/>
          <w:rFonts w:asciiTheme="minorHAnsi" w:hAnsiTheme="minorHAnsi" w:cstheme="minorHAnsi"/>
          <w:sz w:val="22"/>
          <w:szCs w:val="22"/>
          <w:lang w:val="pl-PL"/>
          <w:rPrChange w:id="523" w:author="Author">
            <w:rPr>
              <w:ins w:id="524" w:author="Author"/>
              <w:del w:id="525" w:author="Author"/>
              <w:rFonts w:ascii="Helvetica" w:hAnsi="Helvetica" w:cs="Helvetica"/>
            </w:rPr>
          </w:rPrChange>
        </w:rPr>
      </w:pPr>
      <w:ins w:id="526" w:author="Author">
        <w:del w:id="527" w:author="Author">
          <w:r w:rsidRPr="00EE79D6" w:rsidDel="00A57AF0">
            <w:rPr>
              <w:rFonts w:asciiTheme="minorHAnsi" w:hAnsiTheme="minorHAnsi" w:cstheme="minorHAnsi"/>
              <w:sz w:val="22"/>
              <w:szCs w:val="22"/>
              <w:lang w:val="pl-PL"/>
              <w:rPrChange w:id="528" w:author="Author">
                <w:rPr>
                  <w:rFonts w:ascii="Helvetica" w:hAnsi="Helvetica" w:cs="Helvetica"/>
                </w:rPr>
              </w:rPrChange>
            </w:rPr>
            <w:delText>11.</w:delText>
          </w:r>
          <w:r w:rsidRPr="00EE79D6" w:rsidDel="00A57AF0">
            <w:rPr>
              <w:rFonts w:asciiTheme="minorHAnsi" w:hAnsiTheme="minorHAnsi" w:cstheme="minorHAnsi"/>
              <w:sz w:val="22"/>
              <w:szCs w:val="22"/>
              <w:lang w:val="pl-PL"/>
              <w:rPrChange w:id="529" w:author="Author">
                <w:rPr>
                  <w:rFonts w:ascii="Helvetica" w:hAnsi="Helvetica" w:cs="Helvetica"/>
                </w:rPr>
              </w:rPrChange>
            </w:rPr>
            <w:tab/>
            <w:delText xml:space="preserve">Smith, D. L., Dushoff, J., Snow, R. W. &amp; Hay, S. I. The entomological inoculation rate and </w:delText>
          </w:r>
          <w:r w:rsidRPr="00EE79D6" w:rsidDel="00A57AF0">
            <w:rPr>
              <w:rFonts w:asciiTheme="minorHAnsi" w:hAnsiTheme="minorHAnsi" w:cstheme="minorHAnsi"/>
              <w:i/>
              <w:iCs/>
              <w:sz w:val="22"/>
              <w:szCs w:val="22"/>
              <w:lang w:val="pl-PL"/>
              <w:rPrChange w:id="530" w:author="Author">
                <w:rPr>
                  <w:rFonts w:ascii="Helvetica Neue" w:hAnsi="Helvetica Neue" w:cs="Helvetica Neue"/>
                  <w:i/>
                  <w:iCs/>
                  <w:sz w:val="32"/>
                  <w:szCs w:val="32"/>
                </w:rPr>
              </w:rPrChange>
            </w:rPr>
            <w:delText>Plasmodium falciparum</w:delText>
          </w:r>
          <w:r w:rsidRPr="00EE79D6" w:rsidDel="00A57AF0">
            <w:rPr>
              <w:rFonts w:asciiTheme="minorHAnsi" w:hAnsiTheme="minorHAnsi" w:cstheme="minorHAnsi"/>
              <w:sz w:val="22"/>
              <w:szCs w:val="22"/>
              <w:lang w:val="pl-PL"/>
              <w:rPrChange w:id="531" w:author="Author">
                <w:rPr>
                  <w:rFonts w:ascii="Helvetica" w:hAnsi="Helvetica" w:cs="Helvetica"/>
                </w:rPr>
              </w:rPrChange>
            </w:rPr>
            <w:delText xml:space="preserve"> infection in African children. </w:delText>
          </w:r>
          <w:r w:rsidRPr="00EE79D6" w:rsidDel="00A57AF0">
            <w:rPr>
              <w:rFonts w:asciiTheme="minorHAnsi" w:hAnsiTheme="minorHAnsi" w:cstheme="minorHAnsi"/>
              <w:i/>
              <w:iCs/>
              <w:sz w:val="22"/>
              <w:szCs w:val="22"/>
              <w:lang w:val="pl-PL"/>
              <w:rPrChange w:id="532" w:author="Author">
                <w:rPr>
                  <w:rFonts w:ascii="Helvetica Neue" w:hAnsi="Helvetica Neue" w:cs="Helvetica Neue"/>
                  <w:i/>
                  <w:iCs/>
                  <w:sz w:val="32"/>
                  <w:szCs w:val="32"/>
                </w:rPr>
              </w:rPrChange>
            </w:rPr>
            <w:delText>Nature</w:delText>
          </w:r>
          <w:r w:rsidRPr="00EE79D6" w:rsidDel="00A57AF0">
            <w:rPr>
              <w:rFonts w:asciiTheme="minorHAnsi" w:hAnsiTheme="minorHAnsi" w:cstheme="minorHAnsi"/>
              <w:sz w:val="22"/>
              <w:szCs w:val="22"/>
              <w:lang w:val="pl-PL"/>
              <w:rPrChange w:id="53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34" w:author="Author">
                <w:rPr>
                  <w:rFonts w:ascii="Helvetica Neue" w:hAnsi="Helvetica Neue" w:cs="Helvetica Neue"/>
                  <w:b/>
                  <w:bCs/>
                  <w:sz w:val="32"/>
                  <w:szCs w:val="32"/>
                </w:rPr>
              </w:rPrChange>
            </w:rPr>
            <w:delText>438,</w:delText>
          </w:r>
          <w:r w:rsidRPr="00EE79D6" w:rsidDel="00A57AF0">
            <w:rPr>
              <w:rFonts w:asciiTheme="minorHAnsi" w:hAnsiTheme="minorHAnsi" w:cstheme="minorHAnsi"/>
              <w:sz w:val="22"/>
              <w:szCs w:val="22"/>
              <w:lang w:val="pl-PL"/>
              <w:rPrChange w:id="535" w:author="Author">
                <w:rPr>
                  <w:rFonts w:ascii="Helvetica" w:hAnsi="Helvetica" w:cs="Helvetica"/>
                </w:rPr>
              </w:rPrChange>
            </w:rPr>
            <w:delText xml:space="preserve"> 492–495 (2005).</w:delText>
          </w:r>
        </w:del>
      </w:ins>
    </w:p>
    <w:p w14:paraId="26CF566B" w14:textId="1173EDD0" w:rsidR="00095FAF" w:rsidRPr="00EE79D6" w:rsidDel="00A57AF0" w:rsidRDefault="00095FAF" w:rsidP="00A57AF0">
      <w:pPr>
        <w:tabs>
          <w:tab w:val="left" w:pos="640"/>
        </w:tabs>
        <w:autoSpaceDE w:val="0"/>
        <w:autoSpaceDN w:val="0"/>
        <w:adjustRightInd w:val="0"/>
        <w:ind w:left="640" w:hanging="640"/>
        <w:rPr>
          <w:ins w:id="536" w:author="Author"/>
          <w:del w:id="537" w:author="Author"/>
          <w:rFonts w:asciiTheme="minorHAnsi" w:hAnsiTheme="minorHAnsi" w:cstheme="minorHAnsi"/>
          <w:sz w:val="22"/>
          <w:szCs w:val="22"/>
          <w:lang w:val="pl-PL"/>
          <w:rPrChange w:id="538" w:author="Author">
            <w:rPr>
              <w:ins w:id="539" w:author="Author"/>
              <w:del w:id="540" w:author="Author"/>
              <w:rFonts w:ascii="Helvetica" w:hAnsi="Helvetica" w:cs="Helvetica"/>
            </w:rPr>
          </w:rPrChange>
        </w:rPr>
      </w:pPr>
      <w:ins w:id="541" w:author="Author">
        <w:del w:id="542" w:author="Author">
          <w:r w:rsidRPr="00EE79D6" w:rsidDel="00A57AF0">
            <w:rPr>
              <w:rFonts w:asciiTheme="minorHAnsi" w:hAnsiTheme="minorHAnsi" w:cstheme="minorHAnsi"/>
              <w:sz w:val="22"/>
              <w:szCs w:val="22"/>
              <w:lang w:val="pl-PL"/>
              <w:rPrChange w:id="543" w:author="Author">
                <w:rPr>
                  <w:rFonts w:ascii="Helvetica" w:hAnsi="Helvetica" w:cs="Helvetica"/>
                </w:rPr>
              </w:rPrChange>
            </w:rPr>
            <w:delText>12.</w:delText>
          </w:r>
          <w:r w:rsidRPr="00EE79D6" w:rsidDel="00A57AF0">
            <w:rPr>
              <w:rFonts w:asciiTheme="minorHAnsi" w:hAnsiTheme="minorHAnsi" w:cstheme="minorHAnsi"/>
              <w:sz w:val="22"/>
              <w:szCs w:val="22"/>
              <w:lang w:val="pl-PL"/>
              <w:rPrChange w:id="544" w:author="Author">
                <w:rPr>
                  <w:rFonts w:ascii="Helvetica" w:hAnsi="Helvetica" w:cs="Helvetica"/>
                </w:rPr>
              </w:rPrChange>
            </w:rPr>
            <w:tab/>
            <w:delText xml:space="preserve">Tusting, L. S., Bousema, T. J., Smith, D. L. &amp; Drakeley, C. J. Measuring changes in </w:delText>
          </w:r>
          <w:r w:rsidRPr="00EE79D6" w:rsidDel="00A57AF0">
            <w:rPr>
              <w:rFonts w:asciiTheme="minorHAnsi" w:hAnsiTheme="minorHAnsi" w:cstheme="minorHAnsi"/>
              <w:i/>
              <w:iCs/>
              <w:sz w:val="22"/>
              <w:szCs w:val="22"/>
              <w:lang w:val="pl-PL"/>
              <w:rPrChange w:id="545" w:author="Author">
                <w:rPr>
                  <w:rFonts w:ascii="Helvetica Neue" w:hAnsi="Helvetica Neue" w:cs="Helvetica Neue"/>
                  <w:i/>
                  <w:iCs/>
                  <w:sz w:val="32"/>
                  <w:szCs w:val="32"/>
                </w:rPr>
              </w:rPrChange>
            </w:rPr>
            <w:delText xml:space="preserve">Plasmodium falciparum </w:delText>
          </w:r>
          <w:r w:rsidRPr="00EE79D6" w:rsidDel="00A57AF0">
            <w:rPr>
              <w:rFonts w:asciiTheme="minorHAnsi" w:hAnsiTheme="minorHAnsi" w:cstheme="minorHAnsi"/>
              <w:sz w:val="22"/>
              <w:szCs w:val="22"/>
              <w:lang w:val="pl-PL"/>
              <w:rPrChange w:id="546" w:author="Author">
                <w:rPr>
                  <w:rFonts w:ascii="Helvetica" w:hAnsi="Helvetica" w:cs="Helvetica"/>
                </w:rPr>
              </w:rPrChange>
            </w:rPr>
            <w:delText xml:space="preserve">transmission: precision, accuracy and costs of metrics. </w:delText>
          </w:r>
          <w:r w:rsidRPr="00EE79D6" w:rsidDel="00A57AF0">
            <w:rPr>
              <w:rFonts w:asciiTheme="minorHAnsi" w:hAnsiTheme="minorHAnsi" w:cstheme="minorHAnsi"/>
              <w:i/>
              <w:iCs/>
              <w:sz w:val="22"/>
              <w:szCs w:val="22"/>
              <w:lang w:val="pl-PL"/>
              <w:rPrChange w:id="547" w:author="Author">
                <w:rPr>
                  <w:rFonts w:ascii="Helvetica Neue" w:hAnsi="Helvetica Neue" w:cs="Helvetica Neue"/>
                  <w:i/>
                  <w:iCs/>
                  <w:sz w:val="32"/>
                  <w:szCs w:val="32"/>
                </w:rPr>
              </w:rPrChange>
            </w:rPr>
            <w:delText>Adv. Parasitol.</w:delText>
          </w:r>
          <w:r w:rsidRPr="00EE79D6" w:rsidDel="00A57AF0">
            <w:rPr>
              <w:rFonts w:asciiTheme="minorHAnsi" w:hAnsiTheme="minorHAnsi" w:cstheme="minorHAnsi"/>
              <w:sz w:val="22"/>
              <w:szCs w:val="22"/>
              <w:lang w:val="pl-PL"/>
              <w:rPrChange w:id="54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49" w:author="Author">
                <w:rPr>
                  <w:rFonts w:ascii="Helvetica Neue" w:hAnsi="Helvetica Neue" w:cs="Helvetica Neue"/>
                  <w:b/>
                  <w:bCs/>
                  <w:sz w:val="32"/>
                  <w:szCs w:val="32"/>
                </w:rPr>
              </w:rPrChange>
            </w:rPr>
            <w:delText>84,</w:delText>
          </w:r>
          <w:r w:rsidRPr="00EE79D6" w:rsidDel="00A57AF0">
            <w:rPr>
              <w:rFonts w:asciiTheme="minorHAnsi" w:hAnsiTheme="minorHAnsi" w:cstheme="minorHAnsi"/>
              <w:sz w:val="22"/>
              <w:szCs w:val="22"/>
              <w:lang w:val="pl-PL"/>
              <w:rPrChange w:id="550" w:author="Author">
                <w:rPr>
                  <w:rFonts w:ascii="Helvetica" w:hAnsi="Helvetica" w:cs="Helvetica"/>
                </w:rPr>
              </w:rPrChange>
            </w:rPr>
            <w:delText xml:space="preserve"> 151–208 (2014).</w:delText>
          </w:r>
        </w:del>
      </w:ins>
    </w:p>
    <w:p w14:paraId="7B3311B9" w14:textId="517FBB8D" w:rsidR="00095FAF" w:rsidRPr="00EE79D6" w:rsidDel="00A57AF0" w:rsidRDefault="00095FAF" w:rsidP="00A57AF0">
      <w:pPr>
        <w:tabs>
          <w:tab w:val="left" w:pos="640"/>
        </w:tabs>
        <w:autoSpaceDE w:val="0"/>
        <w:autoSpaceDN w:val="0"/>
        <w:adjustRightInd w:val="0"/>
        <w:ind w:left="640" w:hanging="640"/>
        <w:rPr>
          <w:ins w:id="551" w:author="Author"/>
          <w:del w:id="552" w:author="Author"/>
          <w:rFonts w:asciiTheme="minorHAnsi" w:hAnsiTheme="minorHAnsi" w:cstheme="minorHAnsi"/>
          <w:sz w:val="22"/>
          <w:szCs w:val="22"/>
          <w:lang w:val="pl-PL"/>
          <w:rPrChange w:id="553" w:author="Author">
            <w:rPr>
              <w:ins w:id="554" w:author="Author"/>
              <w:del w:id="555" w:author="Author"/>
              <w:rFonts w:ascii="Helvetica" w:hAnsi="Helvetica" w:cs="Helvetica"/>
            </w:rPr>
          </w:rPrChange>
        </w:rPr>
      </w:pPr>
      <w:ins w:id="556" w:author="Author">
        <w:del w:id="557" w:author="Author">
          <w:r w:rsidRPr="00EE79D6" w:rsidDel="00A57AF0">
            <w:rPr>
              <w:rFonts w:asciiTheme="minorHAnsi" w:hAnsiTheme="minorHAnsi" w:cstheme="minorHAnsi"/>
              <w:sz w:val="22"/>
              <w:szCs w:val="22"/>
              <w:lang w:val="pl-PL"/>
              <w:rPrChange w:id="558" w:author="Author">
                <w:rPr>
                  <w:rFonts w:ascii="Helvetica" w:hAnsi="Helvetica" w:cs="Helvetica"/>
                </w:rPr>
              </w:rPrChange>
            </w:rPr>
            <w:delText>13.</w:delText>
          </w:r>
          <w:r w:rsidRPr="00EE79D6" w:rsidDel="00A57AF0">
            <w:rPr>
              <w:rFonts w:asciiTheme="minorHAnsi" w:hAnsiTheme="minorHAnsi" w:cstheme="minorHAnsi"/>
              <w:sz w:val="22"/>
              <w:szCs w:val="22"/>
              <w:lang w:val="pl-PL"/>
              <w:rPrChange w:id="559" w:author="Author">
                <w:rPr>
                  <w:rFonts w:ascii="Helvetica" w:hAnsi="Helvetica" w:cs="Helvetica"/>
                </w:rPr>
              </w:rPrChange>
            </w:rPr>
            <w:tab/>
            <w:delText xml:space="preserve">Carneiro, I. </w:delText>
          </w:r>
          <w:r w:rsidRPr="00EE79D6" w:rsidDel="00A57AF0">
            <w:rPr>
              <w:rFonts w:asciiTheme="minorHAnsi" w:hAnsiTheme="minorHAnsi" w:cstheme="minorHAnsi"/>
              <w:i/>
              <w:iCs/>
              <w:sz w:val="22"/>
              <w:szCs w:val="22"/>
              <w:lang w:val="pl-PL"/>
              <w:rPrChange w:id="560"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561" w:author="Author">
                <w:rPr>
                  <w:rFonts w:ascii="Helvetica" w:hAnsi="Helvetica" w:cs="Helvetica"/>
                </w:rPr>
              </w:rPrChange>
            </w:rPr>
            <w:delText xml:space="preserve"> Age-patterns of malaria vary with severity, transmission intensity and seasonality in sub-Saharan Africa: a systematic review and pooled analysis. </w:delText>
          </w:r>
          <w:r w:rsidRPr="00EE79D6" w:rsidDel="00A57AF0">
            <w:rPr>
              <w:rFonts w:asciiTheme="minorHAnsi" w:hAnsiTheme="minorHAnsi" w:cstheme="minorHAnsi"/>
              <w:i/>
              <w:iCs/>
              <w:sz w:val="22"/>
              <w:szCs w:val="22"/>
              <w:lang w:val="pl-PL"/>
              <w:rPrChange w:id="562" w:author="Author">
                <w:rPr>
                  <w:rFonts w:ascii="Helvetica Neue" w:hAnsi="Helvetica Neue" w:cs="Helvetica Neue"/>
                  <w:i/>
                  <w:iCs/>
                  <w:sz w:val="32"/>
                  <w:szCs w:val="32"/>
                </w:rPr>
              </w:rPrChange>
            </w:rPr>
            <w:delText>PLoS ONE</w:delText>
          </w:r>
          <w:r w:rsidRPr="00EE79D6" w:rsidDel="00A57AF0">
            <w:rPr>
              <w:rFonts w:asciiTheme="minorHAnsi" w:hAnsiTheme="minorHAnsi" w:cstheme="minorHAnsi"/>
              <w:sz w:val="22"/>
              <w:szCs w:val="22"/>
              <w:lang w:val="pl-PL"/>
              <w:rPrChange w:id="56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64" w:author="Author">
                <w:rPr>
                  <w:rFonts w:ascii="Helvetica Neue" w:hAnsi="Helvetica Neue" w:cs="Helvetica Neue"/>
                  <w:b/>
                  <w:bCs/>
                  <w:sz w:val="32"/>
                  <w:szCs w:val="32"/>
                </w:rPr>
              </w:rPrChange>
            </w:rPr>
            <w:delText>5,</w:delText>
          </w:r>
          <w:r w:rsidRPr="00EE79D6" w:rsidDel="00A57AF0">
            <w:rPr>
              <w:rFonts w:asciiTheme="minorHAnsi" w:hAnsiTheme="minorHAnsi" w:cstheme="minorHAnsi"/>
              <w:sz w:val="22"/>
              <w:szCs w:val="22"/>
              <w:lang w:val="pl-PL"/>
              <w:rPrChange w:id="565" w:author="Author">
                <w:rPr>
                  <w:rFonts w:ascii="Helvetica" w:hAnsi="Helvetica" w:cs="Helvetica"/>
                </w:rPr>
              </w:rPrChange>
            </w:rPr>
            <w:delText xml:space="preserve"> e8988 (2010).</w:delText>
          </w:r>
        </w:del>
      </w:ins>
    </w:p>
    <w:p w14:paraId="713BD1A7" w14:textId="6CC355A4" w:rsidR="00095FAF" w:rsidRPr="00EE79D6" w:rsidDel="00A57AF0" w:rsidRDefault="00095FAF" w:rsidP="00A57AF0">
      <w:pPr>
        <w:tabs>
          <w:tab w:val="left" w:pos="640"/>
        </w:tabs>
        <w:autoSpaceDE w:val="0"/>
        <w:autoSpaceDN w:val="0"/>
        <w:adjustRightInd w:val="0"/>
        <w:ind w:left="640" w:hanging="640"/>
        <w:rPr>
          <w:ins w:id="566" w:author="Author"/>
          <w:del w:id="567" w:author="Author"/>
          <w:rFonts w:asciiTheme="minorHAnsi" w:hAnsiTheme="minorHAnsi" w:cstheme="minorHAnsi"/>
          <w:sz w:val="22"/>
          <w:szCs w:val="22"/>
          <w:lang w:val="pl-PL"/>
          <w:rPrChange w:id="568" w:author="Author">
            <w:rPr>
              <w:ins w:id="569" w:author="Author"/>
              <w:del w:id="570" w:author="Author"/>
              <w:rFonts w:ascii="Helvetica" w:hAnsi="Helvetica" w:cs="Helvetica"/>
            </w:rPr>
          </w:rPrChange>
        </w:rPr>
      </w:pPr>
      <w:ins w:id="571" w:author="Author">
        <w:del w:id="572" w:author="Author">
          <w:r w:rsidRPr="00EE79D6" w:rsidDel="00A57AF0">
            <w:rPr>
              <w:rFonts w:asciiTheme="minorHAnsi" w:hAnsiTheme="minorHAnsi" w:cstheme="minorHAnsi"/>
              <w:sz w:val="22"/>
              <w:szCs w:val="22"/>
              <w:lang w:val="pl-PL"/>
              <w:rPrChange w:id="573" w:author="Author">
                <w:rPr>
                  <w:rFonts w:ascii="Helvetica" w:hAnsi="Helvetica" w:cs="Helvetica"/>
                </w:rPr>
              </w:rPrChange>
            </w:rPr>
            <w:delText>14.</w:delText>
          </w:r>
          <w:r w:rsidRPr="00EE79D6" w:rsidDel="00A57AF0">
            <w:rPr>
              <w:rFonts w:asciiTheme="minorHAnsi" w:hAnsiTheme="minorHAnsi" w:cstheme="minorHAnsi"/>
              <w:sz w:val="22"/>
              <w:szCs w:val="22"/>
              <w:lang w:val="pl-PL"/>
              <w:rPrChange w:id="574" w:author="Author">
                <w:rPr>
                  <w:rFonts w:ascii="Helvetica" w:hAnsi="Helvetica" w:cs="Helvetica"/>
                </w:rPr>
              </w:rPrChange>
            </w:rPr>
            <w:tab/>
            <w:delText xml:space="preserve">Bejon, P. </w:delText>
          </w:r>
          <w:r w:rsidRPr="00EE79D6" w:rsidDel="00A57AF0">
            <w:rPr>
              <w:rFonts w:asciiTheme="minorHAnsi" w:hAnsiTheme="minorHAnsi" w:cstheme="minorHAnsi"/>
              <w:i/>
              <w:iCs/>
              <w:sz w:val="22"/>
              <w:szCs w:val="22"/>
              <w:lang w:val="pl-PL"/>
              <w:rPrChange w:id="575"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576" w:author="Author">
                <w:rPr>
                  <w:rFonts w:ascii="Helvetica" w:hAnsi="Helvetica" w:cs="Helvetica"/>
                </w:rPr>
              </w:rPrChange>
            </w:rPr>
            <w:delText xml:space="preserve"> Effect of the pre-erythrocytic candidate malaria vaccine RTS,S/AS01E on blood stage immunity in young children. </w:delText>
          </w:r>
          <w:r w:rsidRPr="00EE79D6" w:rsidDel="00A57AF0">
            <w:rPr>
              <w:rFonts w:asciiTheme="minorHAnsi" w:hAnsiTheme="minorHAnsi" w:cstheme="minorHAnsi"/>
              <w:i/>
              <w:iCs/>
              <w:sz w:val="22"/>
              <w:szCs w:val="22"/>
              <w:lang w:val="pl-PL"/>
              <w:rPrChange w:id="577" w:author="Author">
                <w:rPr>
                  <w:rFonts w:ascii="Helvetica Neue" w:hAnsi="Helvetica Neue" w:cs="Helvetica Neue"/>
                  <w:i/>
                  <w:iCs/>
                  <w:sz w:val="32"/>
                  <w:szCs w:val="32"/>
                </w:rPr>
              </w:rPrChange>
            </w:rPr>
            <w:delText>J. Infect Dis</w:delText>
          </w:r>
          <w:r w:rsidRPr="00EE79D6" w:rsidDel="00A57AF0">
            <w:rPr>
              <w:rFonts w:asciiTheme="minorHAnsi" w:hAnsiTheme="minorHAnsi" w:cstheme="minorHAnsi"/>
              <w:sz w:val="22"/>
              <w:szCs w:val="22"/>
              <w:lang w:val="pl-PL"/>
              <w:rPrChange w:id="57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79" w:author="Author">
                <w:rPr>
                  <w:rFonts w:ascii="Helvetica Neue" w:hAnsi="Helvetica Neue" w:cs="Helvetica Neue"/>
                  <w:b/>
                  <w:bCs/>
                  <w:sz w:val="32"/>
                  <w:szCs w:val="32"/>
                </w:rPr>
              </w:rPrChange>
            </w:rPr>
            <w:delText>204,</w:delText>
          </w:r>
          <w:r w:rsidRPr="00EE79D6" w:rsidDel="00A57AF0">
            <w:rPr>
              <w:rFonts w:asciiTheme="minorHAnsi" w:hAnsiTheme="minorHAnsi" w:cstheme="minorHAnsi"/>
              <w:sz w:val="22"/>
              <w:szCs w:val="22"/>
              <w:lang w:val="pl-PL"/>
              <w:rPrChange w:id="580" w:author="Author">
                <w:rPr>
                  <w:rFonts w:ascii="Helvetica" w:hAnsi="Helvetica" w:cs="Helvetica"/>
                </w:rPr>
              </w:rPrChange>
            </w:rPr>
            <w:delText xml:space="preserve"> 9–18 (2011).</w:delText>
          </w:r>
        </w:del>
      </w:ins>
    </w:p>
    <w:p w14:paraId="1EE6DFCB" w14:textId="371408AC" w:rsidR="00095FAF" w:rsidRPr="00EE79D6" w:rsidDel="00A57AF0" w:rsidRDefault="00095FAF" w:rsidP="00A57AF0">
      <w:pPr>
        <w:tabs>
          <w:tab w:val="left" w:pos="640"/>
        </w:tabs>
        <w:autoSpaceDE w:val="0"/>
        <w:autoSpaceDN w:val="0"/>
        <w:adjustRightInd w:val="0"/>
        <w:ind w:left="640" w:hanging="640"/>
        <w:rPr>
          <w:ins w:id="581" w:author="Author"/>
          <w:del w:id="582" w:author="Author"/>
          <w:rFonts w:asciiTheme="minorHAnsi" w:hAnsiTheme="minorHAnsi" w:cstheme="minorHAnsi"/>
          <w:sz w:val="22"/>
          <w:szCs w:val="22"/>
          <w:lang w:val="pl-PL"/>
          <w:rPrChange w:id="583" w:author="Author">
            <w:rPr>
              <w:ins w:id="584" w:author="Author"/>
              <w:del w:id="585" w:author="Author"/>
              <w:rFonts w:ascii="Helvetica" w:hAnsi="Helvetica" w:cs="Helvetica"/>
            </w:rPr>
          </w:rPrChange>
        </w:rPr>
      </w:pPr>
      <w:ins w:id="586" w:author="Author">
        <w:del w:id="587" w:author="Author">
          <w:r w:rsidRPr="00EE79D6" w:rsidDel="00A57AF0">
            <w:rPr>
              <w:rFonts w:asciiTheme="minorHAnsi" w:hAnsiTheme="minorHAnsi" w:cstheme="minorHAnsi"/>
              <w:sz w:val="22"/>
              <w:szCs w:val="22"/>
              <w:lang w:val="pl-PL"/>
              <w:rPrChange w:id="588" w:author="Author">
                <w:rPr>
                  <w:rFonts w:ascii="Helvetica" w:hAnsi="Helvetica" w:cs="Helvetica"/>
                </w:rPr>
              </w:rPrChange>
            </w:rPr>
            <w:delText>15.</w:delText>
          </w:r>
          <w:r w:rsidRPr="00EE79D6" w:rsidDel="00A57AF0">
            <w:rPr>
              <w:rFonts w:asciiTheme="minorHAnsi" w:hAnsiTheme="minorHAnsi" w:cstheme="minorHAnsi"/>
              <w:sz w:val="22"/>
              <w:szCs w:val="22"/>
              <w:lang w:val="pl-PL"/>
              <w:rPrChange w:id="589" w:author="Author">
                <w:rPr>
                  <w:rFonts w:ascii="Helvetica" w:hAnsi="Helvetica" w:cs="Helvetica"/>
                </w:rPr>
              </w:rPrChange>
            </w:rPr>
            <w:tab/>
            <w:delText xml:space="preserve">Bousema, T. J., Kreuels, B. &amp; Gosling, R. Adjusting for heterogeneity of malaria transmission in longitudinal studies. </w:delText>
          </w:r>
          <w:r w:rsidRPr="00EE79D6" w:rsidDel="00A57AF0">
            <w:rPr>
              <w:rFonts w:asciiTheme="minorHAnsi" w:hAnsiTheme="minorHAnsi" w:cstheme="minorHAnsi"/>
              <w:i/>
              <w:iCs/>
              <w:sz w:val="22"/>
              <w:szCs w:val="22"/>
              <w:lang w:val="pl-PL"/>
              <w:rPrChange w:id="590" w:author="Author">
                <w:rPr>
                  <w:rFonts w:ascii="Helvetica Neue" w:hAnsi="Helvetica Neue" w:cs="Helvetica Neue"/>
                  <w:i/>
                  <w:iCs/>
                  <w:sz w:val="32"/>
                  <w:szCs w:val="32"/>
                </w:rPr>
              </w:rPrChange>
            </w:rPr>
            <w:delText>J. Infect Dis</w:delText>
          </w:r>
          <w:r w:rsidRPr="00EE79D6" w:rsidDel="00A57AF0">
            <w:rPr>
              <w:rFonts w:asciiTheme="minorHAnsi" w:hAnsiTheme="minorHAnsi" w:cstheme="minorHAnsi"/>
              <w:sz w:val="22"/>
              <w:szCs w:val="22"/>
              <w:lang w:val="pl-PL"/>
              <w:rPrChange w:id="591"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592" w:author="Author">
                <w:rPr>
                  <w:rFonts w:ascii="Helvetica Neue" w:hAnsi="Helvetica Neue" w:cs="Helvetica Neue"/>
                  <w:b/>
                  <w:bCs/>
                  <w:sz w:val="32"/>
                  <w:szCs w:val="32"/>
                </w:rPr>
              </w:rPrChange>
            </w:rPr>
            <w:delText>204,</w:delText>
          </w:r>
          <w:r w:rsidRPr="00EE79D6" w:rsidDel="00A57AF0">
            <w:rPr>
              <w:rFonts w:asciiTheme="minorHAnsi" w:hAnsiTheme="minorHAnsi" w:cstheme="minorHAnsi"/>
              <w:sz w:val="22"/>
              <w:szCs w:val="22"/>
              <w:lang w:val="pl-PL"/>
              <w:rPrChange w:id="593" w:author="Author">
                <w:rPr>
                  <w:rFonts w:ascii="Helvetica" w:hAnsi="Helvetica" w:cs="Helvetica"/>
                </w:rPr>
              </w:rPrChange>
            </w:rPr>
            <w:delText xml:space="preserve"> 1–3 (2011).</w:delText>
          </w:r>
        </w:del>
      </w:ins>
    </w:p>
    <w:p w14:paraId="1A24266C" w14:textId="6538F252" w:rsidR="00095FAF" w:rsidRPr="00EE79D6" w:rsidDel="00A57AF0" w:rsidRDefault="00095FAF" w:rsidP="00A57AF0">
      <w:pPr>
        <w:tabs>
          <w:tab w:val="left" w:pos="640"/>
        </w:tabs>
        <w:autoSpaceDE w:val="0"/>
        <w:autoSpaceDN w:val="0"/>
        <w:adjustRightInd w:val="0"/>
        <w:ind w:left="640" w:hanging="640"/>
        <w:rPr>
          <w:ins w:id="594" w:author="Author"/>
          <w:del w:id="595" w:author="Author"/>
          <w:rFonts w:asciiTheme="minorHAnsi" w:hAnsiTheme="minorHAnsi" w:cstheme="minorHAnsi"/>
          <w:sz w:val="22"/>
          <w:szCs w:val="22"/>
          <w:lang w:val="pl-PL"/>
          <w:rPrChange w:id="596" w:author="Author">
            <w:rPr>
              <w:ins w:id="597" w:author="Author"/>
              <w:del w:id="598" w:author="Author"/>
              <w:rFonts w:ascii="Helvetica" w:hAnsi="Helvetica" w:cs="Helvetica"/>
            </w:rPr>
          </w:rPrChange>
        </w:rPr>
      </w:pPr>
      <w:ins w:id="599" w:author="Author">
        <w:del w:id="600" w:author="Author">
          <w:r w:rsidRPr="00EE79D6" w:rsidDel="00A57AF0">
            <w:rPr>
              <w:rFonts w:asciiTheme="minorHAnsi" w:hAnsiTheme="minorHAnsi" w:cstheme="minorHAnsi"/>
              <w:sz w:val="22"/>
              <w:szCs w:val="22"/>
              <w:lang w:val="pl-PL"/>
              <w:rPrChange w:id="601" w:author="Author">
                <w:rPr>
                  <w:rFonts w:ascii="Helvetica" w:hAnsi="Helvetica" w:cs="Helvetica"/>
                </w:rPr>
              </w:rPrChange>
            </w:rPr>
            <w:delText>16.</w:delText>
          </w:r>
          <w:r w:rsidRPr="00EE79D6" w:rsidDel="00A57AF0">
            <w:rPr>
              <w:rFonts w:asciiTheme="minorHAnsi" w:hAnsiTheme="minorHAnsi" w:cstheme="minorHAnsi"/>
              <w:sz w:val="22"/>
              <w:szCs w:val="22"/>
              <w:lang w:val="pl-PL"/>
              <w:rPrChange w:id="602" w:author="Author">
                <w:rPr>
                  <w:rFonts w:ascii="Helvetica" w:hAnsi="Helvetica" w:cs="Helvetica"/>
                </w:rPr>
              </w:rPrChange>
            </w:rPr>
            <w:tab/>
            <w:delText xml:space="preserve">Greenhouse, B. </w:delText>
          </w:r>
          <w:r w:rsidRPr="00EE79D6" w:rsidDel="00A57AF0">
            <w:rPr>
              <w:rFonts w:asciiTheme="minorHAnsi" w:hAnsiTheme="minorHAnsi" w:cstheme="minorHAnsi"/>
              <w:i/>
              <w:iCs/>
              <w:sz w:val="22"/>
              <w:szCs w:val="22"/>
              <w:lang w:val="pl-PL"/>
              <w:rPrChange w:id="603"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604" w:author="Author">
                <w:rPr>
                  <w:rFonts w:ascii="Helvetica" w:hAnsi="Helvetica" w:cs="Helvetica"/>
                </w:rPr>
              </w:rPrChange>
            </w:rPr>
            <w:delText xml:space="preserve"> Antibodies to </w:delText>
          </w:r>
          <w:r w:rsidRPr="00EE79D6" w:rsidDel="00A57AF0">
            <w:rPr>
              <w:rFonts w:asciiTheme="minorHAnsi" w:hAnsiTheme="minorHAnsi" w:cstheme="minorHAnsi"/>
              <w:i/>
              <w:iCs/>
              <w:sz w:val="22"/>
              <w:szCs w:val="22"/>
              <w:lang w:val="pl-PL"/>
              <w:rPrChange w:id="605" w:author="Author">
                <w:rPr>
                  <w:rFonts w:ascii="Helvetica Neue" w:hAnsi="Helvetica Neue" w:cs="Helvetica Neue"/>
                  <w:i/>
                  <w:iCs/>
                  <w:sz w:val="32"/>
                  <w:szCs w:val="32"/>
                </w:rPr>
              </w:rPrChange>
            </w:rPr>
            <w:delText>Plasmodium falciparum</w:delText>
          </w:r>
          <w:r w:rsidRPr="00EE79D6" w:rsidDel="00A57AF0">
            <w:rPr>
              <w:rFonts w:asciiTheme="minorHAnsi" w:hAnsiTheme="minorHAnsi" w:cstheme="minorHAnsi"/>
              <w:sz w:val="22"/>
              <w:szCs w:val="22"/>
              <w:lang w:val="pl-PL"/>
              <w:rPrChange w:id="606" w:author="Author">
                <w:rPr>
                  <w:rFonts w:ascii="Helvetica" w:hAnsi="Helvetica" w:cs="Helvetica"/>
                </w:rPr>
              </w:rPrChange>
            </w:rPr>
            <w:delText xml:space="preserve"> antigens predict a higher risk of malaria but protection from symptoms once parasitemic. </w:delText>
          </w:r>
          <w:r w:rsidRPr="00EE79D6" w:rsidDel="00A57AF0">
            <w:rPr>
              <w:rFonts w:asciiTheme="minorHAnsi" w:hAnsiTheme="minorHAnsi" w:cstheme="minorHAnsi"/>
              <w:i/>
              <w:iCs/>
              <w:sz w:val="22"/>
              <w:szCs w:val="22"/>
              <w:lang w:val="pl-PL"/>
              <w:rPrChange w:id="607" w:author="Author">
                <w:rPr>
                  <w:rFonts w:ascii="Helvetica Neue" w:hAnsi="Helvetica Neue" w:cs="Helvetica Neue"/>
                  <w:i/>
                  <w:iCs/>
                  <w:sz w:val="32"/>
                  <w:szCs w:val="32"/>
                </w:rPr>
              </w:rPrChange>
            </w:rPr>
            <w:delText>J. Infect Dis</w:delText>
          </w:r>
          <w:r w:rsidRPr="00EE79D6" w:rsidDel="00A57AF0">
            <w:rPr>
              <w:rFonts w:asciiTheme="minorHAnsi" w:hAnsiTheme="minorHAnsi" w:cstheme="minorHAnsi"/>
              <w:sz w:val="22"/>
              <w:szCs w:val="22"/>
              <w:lang w:val="pl-PL"/>
              <w:rPrChange w:id="60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609" w:author="Author">
                <w:rPr>
                  <w:rFonts w:ascii="Helvetica Neue" w:hAnsi="Helvetica Neue" w:cs="Helvetica Neue"/>
                  <w:b/>
                  <w:bCs/>
                  <w:sz w:val="32"/>
                  <w:szCs w:val="32"/>
                </w:rPr>
              </w:rPrChange>
            </w:rPr>
            <w:delText>204,</w:delText>
          </w:r>
          <w:r w:rsidRPr="00EE79D6" w:rsidDel="00A57AF0">
            <w:rPr>
              <w:rFonts w:asciiTheme="minorHAnsi" w:hAnsiTheme="minorHAnsi" w:cstheme="minorHAnsi"/>
              <w:sz w:val="22"/>
              <w:szCs w:val="22"/>
              <w:lang w:val="pl-PL"/>
              <w:rPrChange w:id="610" w:author="Author">
                <w:rPr>
                  <w:rFonts w:ascii="Helvetica" w:hAnsi="Helvetica" w:cs="Helvetica"/>
                </w:rPr>
              </w:rPrChange>
            </w:rPr>
            <w:delText xml:space="preserve"> 19–26 (2011).</w:delText>
          </w:r>
        </w:del>
      </w:ins>
    </w:p>
    <w:p w14:paraId="77E2AF22" w14:textId="2901C5B2" w:rsidR="00095FAF" w:rsidRPr="00EE79D6" w:rsidDel="00A57AF0" w:rsidRDefault="00095FAF" w:rsidP="00A57AF0">
      <w:pPr>
        <w:tabs>
          <w:tab w:val="left" w:pos="640"/>
        </w:tabs>
        <w:autoSpaceDE w:val="0"/>
        <w:autoSpaceDN w:val="0"/>
        <w:adjustRightInd w:val="0"/>
        <w:ind w:left="640" w:hanging="640"/>
        <w:rPr>
          <w:ins w:id="611" w:author="Author"/>
          <w:del w:id="612" w:author="Author"/>
          <w:rFonts w:asciiTheme="minorHAnsi" w:hAnsiTheme="minorHAnsi" w:cstheme="minorHAnsi"/>
          <w:sz w:val="22"/>
          <w:szCs w:val="22"/>
          <w:lang w:val="pl-PL"/>
          <w:rPrChange w:id="613" w:author="Author">
            <w:rPr>
              <w:ins w:id="614" w:author="Author"/>
              <w:del w:id="615" w:author="Author"/>
              <w:rFonts w:ascii="Helvetica" w:hAnsi="Helvetica" w:cs="Helvetica"/>
            </w:rPr>
          </w:rPrChange>
        </w:rPr>
      </w:pPr>
      <w:ins w:id="616" w:author="Author">
        <w:del w:id="617" w:author="Author">
          <w:r w:rsidRPr="00EE79D6" w:rsidDel="00A57AF0">
            <w:rPr>
              <w:rFonts w:asciiTheme="minorHAnsi" w:hAnsiTheme="minorHAnsi" w:cstheme="minorHAnsi"/>
              <w:sz w:val="22"/>
              <w:szCs w:val="22"/>
              <w:lang w:val="pl-PL"/>
              <w:rPrChange w:id="618" w:author="Author">
                <w:rPr>
                  <w:rFonts w:ascii="Helvetica" w:hAnsi="Helvetica" w:cs="Helvetica"/>
                </w:rPr>
              </w:rPrChange>
            </w:rPr>
            <w:delText>17.</w:delText>
          </w:r>
          <w:r w:rsidRPr="00EE79D6" w:rsidDel="00A57AF0">
            <w:rPr>
              <w:rFonts w:asciiTheme="minorHAnsi" w:hAnsiTheme="minorHAnsi" w:cstheme="minorHAnsi"/>
              <w:sz w:val="22"/>
              <w:szCs w:val="22"/>
              <w:lang w:val="pl-PL"/>
              <w:rPrChange w:id="619" w:author="Author">
                <w:rPr>
                  <w:rFonts w:ascii="Helvetica" w:hAnsi="Helvetica" w:cs="Helvetica"/>
                </w:rPr>
              </w:rPrChange>
            </w:rPr>
            <w:tab/>
            <w:delText xml:space="preserve">Michael, E. </w:delText>
          </w:r>
          <w:r w:rsidRPr="00EE79D6" w:rsidDel="00A57AF0">
            <w:rPr>
              <w:rFonts w:asciiTheme="minorHAnsi" w:hAnsiTheme="minorHAnsi" w:cstheme="minorHAnsi"/>
              <w:i/>
              <w:iCs/>
              <w:sz w:val="22"/>
              <w:szCs w:val="22"/>
              <w:lang w:val="pl-PL"/>
              <w:rPrChange w:id="620"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621" w:author="Author">
                <w:rPr>
                  <w:rFonts w:ascii="Helvetica" w:hAnsi="Helvetica" w:cs="Helvetica"/>
                </w:rPr>
              </w:rPrChange>
            </w:rPr>
            <w:delText xml:space="preserve"> Quantifying mosquito biting patterns on humans by DNA fingerprinting of bloodmeals. </w:delText>
          </w:r>
          <w:r w:rsidRPr="00EE79D6" w:rsidDel="00A57AF0">
            <w:rPr>
              <w:rFonts w:asciiTheme="minorHAnsi" w:hAnsiTheme="minorHAnsi" w:cstheme="minorHAnsi"/>
              <w:i/>
              <w:iCs/>
              <w:sz w:val="22"/>
              <w:szCs w:val="22"/>
              <w:lang w:val="pl-PL"/>
              <w:rPrChange w:id="622" w:author="Author">
                <w:rPr>
                  <w:rFonts w:ascii="Helvetica Neue" w:hAnsi="Helvetica Neue" w:cs="Helvetica Neue"/>
                  <w:i/>
                  <w:iCs/>
                  <w:sz w:val="32"/>
                  <w:szCs w:val="32"/>
                </w:rPr>
              </w:rPrChange>
            </w:rPr>
            <w:delText>Am. J. Trop. Med. Hyg.</w:delText>
          </w:r>
          <w:r w:rsidRPr="00EE79D6" w:rsidDel="00A57AF0">
            <w:rPr>
              <w:rFonts w:asciiTheme="minorHAnsi" w:hAnsiTheme="minorHAnsi" w:cstheme="minorHAnsi"/>
              <w:sz w:val="22"/>
              <w:szCs w:val="22"/>
              <w:lang w:val="pl-PL"/>
              <w:rPrChange w:id="62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624" w:author="Author">
                <w:rPr>
                  <w:rFonts w:ascii="Helvetica Neue" w:hAnsi="Helvetica Neue" w:cs="Helvetica Neue"/>
                  <w:b/>
                  <w:bCs/>
                  <w:sz w:val="32"/>
                  <w:szCs w:val="32"/>
                </w:rPr>
              </w:rPrChange>
            </w:rPr>
            <w:delText>65,</w:delText>
          </w:r>
          <w:r w:rsidRPr="00EE79D6" w:rsidDel="00A57AF0">
            <w:rPr>
              <w:rFonts w:asciiTheme="minorHAnsi" w:hAnsiTheme="minorHAnsi" w:cstheme="minorHAnsi"/>
              <w:sz w:val="22"/>
              <w:szCs w:val="22"/>
              <w:lang w:val="pl-PL"/>
              <w:rPrChange w:id="625" w:author="Author">
                <w:rPr>
                  <w:rFonts w:ascii="Helvetica" w:hAnsi="Helvetica" w:cs="Helvetica"/>
                </w:rPr>
              </w:rPrChange>
            </w:rPr>
            <w:delText xml:space="preserve"> 722–728 (2001).</w:delText>
          </w:r>
        </w:del>
      </w:ins>
    </w:p>
    <w:p w14:paraId="4E65AA81" w14:textId="18B7147F" w:rsidR="00095FAF" w:rsidRPr="00EE79D6" w:rsidDel="00A57AF0" w:rsidRDefault="00095FAF" w:rsidP="00A57AF0">
      <w:pPr>
        <w:tabs>
          <w:tab w:val="left" w:pos="640"/>
        </w:tabs>
        <w:autoSpaceDE w:val="0"/>
        <w:autoSpaceDN w:val="0"/>
        <w:adjustRightInd w:val="0"/>
        <w:ind w:left="640" w:hanging="640"/>
        <w:rPr>
          <w:ins w:id="626" w:author="Author"/>
          <w:del w:id="627" w:author="Author"/>
          <w:rFonts w:asciiTheme="minorHAnsi" w:hAnsiTheme="minorHAnsi" w:cstheme="minorHAnsi"/>
          <w:sz w:val="22"/>
          <w:szCs w:val="22"/>
          <w:lang w:val="pl-PL"/>
          <w:rPrChange w:id="628" w:author="Author">
            <w:rPr>
              <w:ins w:id="629" w:author="Author"/>
              <w:del w:id="630" w:author="Author"/>
              <w:rFonts w:ascii="Helvetica" w:hAnsi="Helvetica" w:cs="Helvetica"/>
            </w:rPr>
          </w:rPrChange>
        </w:rPr>
      </w:pPr>
      <w:ins w:id="631" w:author="Author">
        <w:del w:id="632" w:author="Author">
          <w:r w:rsidRPr="00EE79D6" w:rsidDel="00A57AF0">
            <w:rPr>
              <w:rFonts w:asciiTheme="minorHAnsi" w:hAnsiTheme="minorHAnsi" w:cstheme="minorHAnsi"/>
              <w:sz w:val="22"/>
              <w:szCs w:val="22"/>
              <w:lang w:val="pl-PL"/>
              <w:rPrChange w:id="633" w:author="Author">
                <w:rPr>
                  <w:rFonts w:ascii="Helvetica" w:hAnsi="Helvetica" w:cs="Helvetica"/>
                </w:rPr>
              </w:rPrChange>
            </w:rPr>
            <w:delText>18.</w:delText>
          </w:r>
          <w:r w:rsidRPr="00EE79D6" w:rsidDel="00A57AF0">
            <w:rPr>
              <w:rFonts w:asciiTheme="minorHAnsi" w:hAnsiTheme="minorHAnsi" w:cstheme="minorHAnsi"/>
              <w:sz w:val="22"/>
              <w:szCs w:val="22"/>
              <w:lang w:val="pl-PL"/>
              <w:rPrChange w:id="634" w:author="Author">
                <w:rPr>
                  <w:rFonts w:ascii="Helvetica" w:hAnsi="Helvetica" w:cs="Helvetica"/>
                </w:rPr>
              </w:rPrChange>
            </w:rPr>
            <w:tab/>
            <w:delText xml:space="preserve">De Benedictis, J. </w:delText>
          </w:r>
          <w:r w:rsidRPr="00EE79D6" w:rsidDel="00A57AF0">
            <w:rPr>
              <w:rFonts w:asciiTheme="minorHAnsi" w:hAnsiTheme="minorHAnsi" w:cstheme="minorHAnsi"/>
              <w:i/>
              <w:iCs/>
              <w:sz w:val="22"/>
              <w:szCs w:val="22"/>
              <w:lang w:val="pl-PL"/>
              <w:rPrChange w:id="635"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636" w:author="Author">
                <w:rPr>
                  <w:rFonts w:ascii="Helvetica" w:hAnsi="Helvetica" w:cs="Helvetica"/>
                </w:rPr>
              </w:rPrChange>
            </w:rPr>
            <w:delText xml:space="preserve"> Identification of the people from whom engorged </w:delText>
          </w:r>
          <w:r w:rsidRPr="00EE79D6" w:rsidDel="00A57AF0">
            <w:rPr>
              <w:rFonts w:asciiTheme="minorHAnsi" w:hAnsiTheme="minorHAnsi" w:cstheme="minorHAnsi"/>
              <w:i/>
              <w:iCs/>
              <w:sz w:val="22"/>
              <w:szCs w:val="22"/>
              <w:lang w:val="pl-PL"/>
              <w:rPrChange w:id="637" w:author="Author">
                <w:rPr>
                  <w:rFonts w:ascii="Helvetica Neue" w:hAnsi="Helvetica Neue" w:cs="Helvetica Neue"/>
                  <w:i/>
                  <w:iCs/>
                  <w:sz w:val="32"/>
                  <w:szCs w:val="32"/>
                </w:rPr>
              </w:rPrChange>
            </w:rPr>
            <w:delText>Aedes aegypti</w:delText>
          </w:r>
          <w:r w:rsidRPr="00EE79D6" w:rsidDel="00A57AF0">
            <w:rPr>
              <w:rFonts w:asciiTheme="minorHAnsi" w:hAnsiTheme="minorHAnsi" w:cstheme="minorHAnsi"/>
              <w:sz w:val="22"/>
              <w:szCs w:val="22"/>
              <w:lang w:val="pl-PL"/>
              <w:rPrChange w:id="638" w:author="Author">
                <w:rPr>
                  <w:rFonts w:ascii="Helvetica" w:hAnsi="Helvetica" w:cs="Helvetica"/>
                </w:rPr>
              </w:rPrChange>
            </w:rPr>
            <w:delText xml:space="preserve"> took blood meals in Florida, Puerto Rico, using polymerase chain reaction-based DNA profiling. </w:delText>
          </w:r>
          <w:r w:rsidRPr="00EE79D6" w:rsidDel="00A57AF0">
            <w:rPr>
              <w:rFonts w:asciiTheme="minorHAnsi" w:hAnsiTheme="minorHAnsi" w:cstheme="minorHAnsi"/>
              <w:i/>
              <w:iCs/>
              <w:sz w:val="22"/>
              <w:szCs w:val="22"/>
              <w:lang w:val="pl-PL"/>
              <w:rPrChange w:id="639" w:author="Author">
                <w:rPr>
                  <w:rFonts w:ascii="Helvetica Neue" w:hAnsi="Helvetica Neue" w:cs="Helvetica Neue"/>
                  <w:i/>
                  <w:iCs/>
                  <w:sz w:val="32"/>
                  <w:szCs w:val="32"/>
                </w:rPr>
              </w:rPrChange>
            </w:rPr>
            <w:delText>Am. J. Trop. Med. Hyg.</w:delText>
          </w:r>
          <w:r w:rsidRPr="00EE79D6" w:rsidDel="00A57AF0">
            <w:rPr>
              <w:rFonts w:asciiTheme="minorHAnsi" w:hAnsiTheme="minorHAnsi" w:cstheme="minorHAnsi"/>
              <w:sz w:val="22"/>
              <w:szCs w:val="22"/>
              <w:lang w:val="pl-PL"/>
              <w:rPrChange w:id="640"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641" w:author="Author">
                <w:rPr>
                  <w:rFonts w:ascii="Helvetica Neue" w:hAnsi="Helvetica Neue" w:cs="Helvetica Neue"/>
                  <w:b/>
                  <w:bCs/>
                  <w:sz w:val="32"/>
                  <w:szCs w:val="32"/>
                </w:rPr>
              </w:rPrChange>
            </w:rPr>
            <w:delText>68,</w:delText>
          </w:r>
          <w:r w:rsidRPr="00EE79D6" w:rsidDel="00A57AF0">
            <w:rPr>
              <w:rFonts w:asciiTheme="minorHAnsi" w:hAnsiTheme="minorHAnsi" w:cstheme="minorHAnsi"/>
              <w:sz w:val="22"/>
              <w:szCs w:val="22"/>
              <w:lang w:val="pl-PL"/>
              <w:rPrChange w:id="642" w:author="Author">
                <w:rPr>
                  <w:rFonts w:ascii="Helvetica" w:hAnsi="Helvetica" w:cs="Helvetica"/>
                </w:rPr>
              </w:rPrChange>
            </w:rPr>
            <w:delText xml:space="preserve"> 437–446 (2003).</w:delText>
          </w:r>
        </w:del>
      </w:ins>
    </w:p>
    <w:p w14:paraId="2D4AFA25" w14:textId="6669910C" w:rsidR="00095FAF" w:rsidRPr="00EE79D6" w:rsidDel="00A57AF0" w:rsidRDefault="00095FAF" w:rsidP="00A57AF0">
      <w:pPr>
        <w:tabs>
          <w:tab w:val="left" w:pos="640"/>
        </w:tabs>
        <w:autoSpaceDE w:val="0"/>
        <w:autoSpaceDN w:val="0"/>
        <w:adjustRightInd w:val="0"/>
        <w:ind w:left="640" w:hanging="640"/>
        <w:rPr>
          <w:ins w:id="643" w:author="Author"/>
          <w:del w:id="644" w:author="Author"/>
          <w:rFonts w:asciiTheme="minorHAnsi" w:hAnsiTheme="minorHAnsi" w:cstheme="minorHAnsi"/>
          <w:sz w:val="22"/>
          <w:szCs w:val="22"/>
          <w:lang w:val="pl-PL"/>
          <w:rPrChange w:id="645" w:author="Author">
            <w:rPr>
              <w:ins w:id="646" w:author="Author"/>
              <w:del w:id="647" w:author="Author"/>
              <w:rFonts w:ascii="Helvetica" w:hAnsi="Helvetica" w:cs="Helvetica"/>
            </w:rPr>
          </w:rPrChange>
        </w:rPr>
      </w:pPr>
      <w:ins w:id="648" w:author="Author">
        <w:del w:id="649" w:author="Author">
          <w:r w:rsidRPr="00EE79D6" w:rsidDel="00A57AF0">
            <w:rPr>
              <w:rFonts w:asciiTheme="minorHAnsi" w:hAnsiTheme="minorHAnsi" w:cstheme="minorHAnsi"/>
              <w:sz w:val="22"/>
              <w:szCs w:val="22"/>
              <w:lang w:val="pl-PL"/>
              <w:rPrChange w:id="650" w:author="Author">
                <w:rPr>
                  <w:rFonts w:ascii="Helvetica" w:hAnsi="Helvetica" w:cs="Helvetica"/>
                </w:rPr>
              </w:rPrChange>
            </w:rPr>
            <w:delText>19.</w:delText>
          </w:r>
          <w:r w:rsidRPr="00EE79D6" w:rsidDel="00A57AF0">
            <w:rPr>
              <w:rFonts w:asciiTheme="minorHAnsi" w:hAnsiTheme="minorHAnsi" w:cstheme="minorHAnsi"/>
              <w:sz w:val="22"/>
              <w:szCs w:val="22"/>
              <w:lang w:val="pl-PL"/>
              <w:rPrChange w:id="651" w:author="Author">
                <w:rPr>
                  <w:rFonts w:ascii="Helvetica" w:hAnsi="Helvetica" w:cs="Helvetica"/>
                </w:rPr>
              </w:rPrChange>
            </w:rPr>
            <w:tab/>
            <w:delText xml:space="preserve">Scott, T. W., Githeko, A. K., Fleisher, A., Harrington, L. C. &amp; Yan, G. DNA profiling of human blood in anophelines from lowland and highland sites in western Kenya. </w:delText>
          </w:r>
          <w:r w:rsidRPr="00EE79D6" w:rsidDel="00A57AF0">
            <w:rPr>
              <w:rFonts w:asciiTheme="minorHAnsi" w:hAnsiTheme="minorHAnsi" w:cstheme="minorHAnsi"/>
              <w:i/>
              <w:iCs/>
              <w:sz w:val="22"/>
              <w:szCs w:val="22"/>
              <w:lang w:val="pl-PL"/>
              <w:rPrChange w:id="652" w:author="Author">
                <w:rPr>
                  <w:rFonts w:ascii="Helvetica Neue" w:hAnsi="Helvetica Neue" w:cs="Helvetica Neue"/>
                  <w:i/>
                  <w:iCs/>
                  <w:sz w:val="32"/>
                  <w:szCs w:val="32"/>
                </w:rPr>
              </w:rPrChange>
            </w:rPr>
            <w:delText>Am. J. Trop. Med. Hyg.</w:delText>
          </w:r>
          <w:r w:rsidRPr="00EE79D6" w:rsidDel="00A57AF0">
            <w:rPr>
              <w:rFonts w:asciiTheme="minorHAnsi" w:hAnsiTheme="minorHAnsi" w:cstheme="minorHAnsi"/>
              <w:sz w:val="22"/>
              <w:szCs w:val="22"/>
              <w:lang w:val="pl-PL"/>
              <w:rPrChange w:id="65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654" w:author="Author">
                <w:rPr>
                  <w:rFonts w:ascii="Helvetica Neue" w:hAnsi="Helvetica Neue" w:cs="Helvetica Neue"/>
                  <w:b/>
                  <w:bCs/>
                  <w:sz w:val="32"/>
                  <w:szCs w:val="32"/>
                </w:rPr>
              </w:rPrChange>
            </w:rPr>
            <w:delText>75,</w:delText>
          </w:r>
          <w:r w:rsidRPr="00EE79D6" w:rsidDel="00A57AF0">
            <w:rPr>
              <w:rFonts w:asciiTheme="minorHAnsi" w:hAnsiTheme="minorHAnsi" w:cstheme="minorHAnsi"/>
              <w:sz w:val="22"/>
              <w:szCs w:val="22"/>
              <w:lang w:val="pl-PL"/>
              <w:rPrChange w:id="655" w:author="Author">
                <w:rPr>
                  <w:rFonts w:ascii="Helvetica" w:hAnsi="Helvetica" w:cs="Helvetica"/>
                </w:rPr>
              </w:rPrChange>
            </w:rPr>
            <w:delText xml:space="preserve"> 231–237 (2006).</w:delText>
          </w:r>
        </w:del>
      </w:ins>
    </w:p>
    <w:p w14:paraId="306B2AC5" w14:textId="1D4D5887" w:rsidR="00095FAF" w:rsidRPr="00EE79D6" w:rsidDel="00A57AF0" w:rsidRDefault="00095FAF" w:rsidP="00A57AF0">
      <w:pPr>
        <w:tabs>
          <w:tab w:val="left" w:pos="640"/>
        </w:tabs>
        <w:autoSpaceDE w:val="0"/>
        <w:autoSpaceDN w:val="0"/>
        <w:adjustRightInd w:val="0"/>
        <w:ind w:left="640" w:hanging="640"/>
        <w:rPr>
          <w:ins w:id="656" w:author="Author"/>
          <w:del w:id="657" w:author="Author"/>
          <w:rFonts w:asciiTheme="minorHAnsi" w:hAnsiTheme="minorHAnsi" w:cstheme="minorHAnsi"/>
          <w:sz w:val="22"/>
          <w:szCs w:val="22"/>
          <w:lang w:val="pl-PL"/>
          <w:rPrChange w:id="658" w:author="Author">
            <w:rPr>
              <w:ins w:id="659" w:author="Author"/>
              <w:del w:id="660" w:author="Author"/>
              <w:rFonts w:ascii="Helvetica" w:hAnsi="Helvetica" w:cs="Helvetica"/>
            </w:rPr>
          </w:rPrChange>
        </w:rPr>
      </w:pPr>
      <w:ins w:id="661" w:author="Author">
        <w:del w:id="662" w:author="Author">
          <w:r w:rsidRPr="00EE79D6" w:rsidDel="00A57AF0">
            <w:rPr>
              <w:rFonts w:asciiTheme="minorHAnsi" w:hAnsiTheme="minorHAnsi" w:cstheme="minorHAnsi"/>
              <w:sz w:val="22"/>
              <w:szCs w:val="22"/>
              <w:lang w:val="pl-PL"/>
              <w:rPrChange w:id="663" w:author="Author">
                <w:rPr>
                  <w:rFonts w:ascii="Helvetica" w:hAnsi="Helvetica" w:cs="Helvetica"/>
                </w:rPr>
              </w:rPrChange>
            </w:rPr>
            <w:delText>20.</w:delText>
          </w:r>
          <w:r w:rsidRPr="00EE79D6" w:rsidDel="00A57AF0">
            <w:rPr>
              <w:rFonts w:asciiTheme="minorHAnsi" w:hAnsiTheme="minorHAnsi" w:cstheme="minorHAnsi"/>
              <w:sz w:val="22"/>
              <w:szCs w:val="22"/>
              <w:lang w:val="pl-PL"/>
              <w:rPrChange w:id="664" w:author="Author">
                <w:rPr>
                  <w:rFonts w:ascii="Helvetica" w:hAnsi="Helvetica" w:cs="Helvetica"/>
                </w:rPr>
              </w:rPrChange>
            </w:rPr>
            <w:tab/>
            <w:delText xml:space="preserve">Smith, T. A. Estimation of heterogeneity in malaria transmission by stochastic modelling of apparent deviations from mass action kinetics. </w:delText>
          </w:r>
          <w:r w:rsidRPr="00EE79D6" w:rsidDel="00A57AF0">
            <w:rPr>
              <w:rFonts w:asciiTheme="minorHAnsi" w:hAnsiTheme="minorHAnsi" w:cstheme="minorHAnsi"/>
              <w:i/>
              <w:iCs/>
              <w:sz w:val="22"/>
              <w:szCs w:val="22"/>
              <w:lang w:val="pl-PL"/>
              <w:rPrChange w:id="665" w:author="Author">
                <w:rPr>
                  <w:rFonts w:ascii="Helvetica Neue" w:hAnsi="Helvetica Neue" w:cs="Helvetica Neue"/>
                  <w:i/>
                  <w:iCs/>
                  <w:sz w:val="32"/>
                  <w:szCs w:val="32"/>
                </w:rPr>
              </w:rPrChange>
            </w:rPr>
            <w:delText>Malaria J</w:delText>
          </w:r>
          <w:r w:rsidRPr="00EE79D6" w:rsidDel="00A57AF0">
            <w:rPr>
              <w:rFonts w:asciiTheme="minorHAnsi" w:hAnsiTheme="minorHAnsi" w:cstheme="minorHAnsi"/>
              <w:sz w:val="22"/>
              <w:szCs w:val="22"/>
              <w:lang w:val="pl-PL"/>
              <w:rPrChange w:id="666"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667" w:author="Author">
                <w:rPr>
                  <w:rFonts w:ascii="Helvetica Neue" w:hAnsi="Helvetica Neue" w:cs="Helvetica Neue"/>
                  <w:b/>
                  <w:bCs/>
                  <w:sz w:val="32"/>
                  <w:szCs w:val="32"/>
                </w:rPr>
              </w:rPrChange>
            </w:rPr>
            <w:delText>7,</w:delText>
          </w:r>
          <w:r w:rsidRPr="00EE79D6" w:rsidDel="00A57AF0">
            <w:rPr>
              <w:rFonts w:asciiTheme="minorHAnsi" w:hAnsiTheme="minorHAnsi" w:cstheme="minorHAnsi"/>
              <w:sz w:val="22"/>
              <w:szCs w:val="22"/>
              <w:lang w:val="pl-PL"/>
              <w:rPrChange w:id="668" w:author="Author">
                <w:rPr>
                  <w:rFonts w:ascii="Helvetica" w:hAnsi="Helvetica" w:cs="Helvetica"/>
                </w:rPr>
              </w:rPrChange>
            </w:rPr>
            <w:delText xml:space="preserve"> 12 (2008).</w:delText>
          </w:r>
        </w:del>
      </w:ins>
    </w:p>
    <w:p w14:paraId="1A548C6E" w14:textId="5EB6EA6D" w:rsidR="00095FAF" w:rsidRPr="00EE79D6" w:rsidDel="00A57AF0" w:rsidRDefault="00095FAF" w:rsidP="00A57AF0">
      <w:pPr>
        <w:tabs>
          <w:tab w:val="left" w:pos="640"/>
        </w:tabs>
        <w:autoSpaceDE w:val="0"/>
        <w:autoSpaceDN w:val="0"/>
        <w:adjustRightInd w:val="0"/>
        <w:ind w:left="640" w:hanging="640"/>
        <w:rPr>
          <w:ins w:id="669" w:author="Author"/>
          <w:del w:id="670" w:author="Author"/>
          <w:rFonts w:asciiTheme="minorHAnsi" w:hAnsiTheme="minorHAnsi" w:cstheme="minorHAnsi"/>
          <w:sz w:val="22"/>
          <w:szCs w:val="22"/>
          <w:lang w:val="pl-PL"/>
          <w:rPrChange w:id="671" w:author="Author">
            <w:rPr>
              <w:ins w:id="672" w:author="Author"/>
              <w:del w:id="673" w:author="Author"/>
              <w:rFonts w:ascii="Helvetica" w:hAnsi="Helvetica" w:cs="Helvetica"/>
            </w:rPr>
          </w:rPrChange>
        </w:rPr>
      </w:pPr>
      <w:ins w:id="674" w:author="Author">
        <w:del w:id="675" w:author="Author">
          <w:r w:rsidRPr="00EE79D6" w:rsidDel="00A57AF0">
            <w:rPr>
              <w:rFonts w:asciiTheme="minorHAnsi" w:hAnsiTheme="minorHAnsi" w:cstheme="minorHAnsi"/>
              <w:sz w:val="22"/>
              <w:szCs w:val="22"/>
              <w:lang w:val="pl-PL"/>
              <w:rPrChange w:id="676" w:author="Author">
                <w:rPr>
                  <w:rFonts w:ascii="Helvetica" w:hAnsi="Helvetica" w:cs="Helvetica"/>
                </w:rPr>
              </w:rPrChange>
            </w:rPr>
            <w:delText>21.</w:delText>
          </w:r>
          <w:r w:rsidRPr="00EE79D6" w:rsidDel="00A57AF0">
            <w:rPr>
              <w:rFonts w:asciiTheme="minorHAnsi" w:hAnsiTheme="minorHAnsi" w:cstheme="minorHAnsi"/>
              <w:sz w:val="22"/>
              <w:szCs w:val="22"/>
              <w:lang w:val="pl-PL"/>
              <w:rPrChange w:id="677" w:author="Author">
                <w:rPr>
                  <w:rFonts w:ascii="Helvetica" w:hAnsi="Helvetica" w:cs="Helvetica"/>
                </w:rPr>
              </w:rPrChange>
            </w:rPr>
            <w:tab/>
            <w:delText xml:space="preserve">Kilama, M. </w:delText>
          </w:r>
          <w:r w:rsidRPr="00EE79D6" w:rsidDel="00A57AF0">
            <w:rPr>
              <w:rFonts w:asciiTheme="minorHAnsi" w:hAnsiTheme="minorHAnsi" w:cstheme="minorHAnsi"/>
              <w:i/>
              <w:iCs/>
              <w:sz w:val="22"/>
              <w:szCs w:val="22"/>
              <w:lang w:val="pl-PL"/>
              <w:rPrChange w:id="678"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679" w:author="Author">
                <w:rPr>
                  <w:rFonts w:ascii="Helvetica" w:hAnsi="Helvetica" w:cs="Helvetica"/>
                </w:rPr>
              </w:rPrChange>
            </w:rPr>
            <w:delText xml:space="preserve"> Estimating the annual entomological inoculation rate for </w:delText>
          </w:r>
          <w:r w:rsidRPr="00EE79D6" w:rsidDel="00A57AF0">
            <w:rPr>
              <w:rFonts w:asciiTheme="minorHAnsi" w:hAnsiTheme="minorHAnsi" w:cstheme="minorHAnsi"/>
              <w:i/>
              <w:iCs/>
              <w:sz w:val="22"/>
              <w:szCs w:val="22"/>
              <w:lang w:val="pl-PL"/>
              <w:rPrChange w:id="680" w:author="Author">
                <w:rPr>
                  <w:rFonts w:ascii="Helvetica Neue" w:hAnsi="Helvetica Neue" w:cs="Helvetica Neue"/>
                  <w:i/>
                  <w:iCs/>
                  <w:sz w:val="32"/>
                  <w:szCs w:val="32"/>
                </w:rPr>
              </w:rPrChange>
            </w:rPr>
            <w:delText>Plasmodium falciparum</w:delText>
          </w:r>
          <w:r w:rsidRPr="00EE79D6" w:rsidDel="00A57AF0">
            <w:rPr>
              <w:rFonts w:asciiTheme="minorHAnsi" w:hAnsiTheme="minorHAnsi" w:cstheme="minorHAnsi"/>
              <w:sz w:val="22"/>
              <w:szCs w:val="22"/>
              <w:lang w:val="pl-PL"/>
              <w:rPrChange w:id="681" w:author="Author">
                <w:rPr>
                  <w:rFonts w:ascii="Helvetica" w:hAnsi="Helvetica" w:cs="Helvetica"/>
                </w:rPr>
              </w:rPrChange>
            </w:rPr>
            <w:delText xml:space="preserve"> transmitted by </w:delText>
          </w:r>
          <w:r w:rsidRPr="00EE79D6" w:rsidDel="00A57AF0">
            <w:rPr>
              <w:rFonts w:asciiTheme="minorHAnsi" w:hAnsiTheme="minorHAnsi" w:cstheme="minorHAnsi"/>
              <w:i/>
              <w:iCs/>
              <w:sz w:val="22"/>
              <w:szCs w:val="22"/>
              <w:lang w:val="pl-PL"/>
              <w:rPrChange w:id="682" w:author="Author">
                <w:rPr>
                  <w:rFonts w:ascii="Helvetica Neue" w:hAnsi="Helvetica Neue" w:cs="Helvetica Neue"/>
                  <w:i/>
                  <w:iCs/>
                  <w:sz w:val="32"/>
                  <w:szCs w:val="32"/>
                </w:rPr>
              </w:rPrChange>
            </w:rPr>
            <w:delText>Anopheles gambiae s.l.</w:delText>
          </w:r>
          <w:r w:rsidRPr="00EE79D6" w:rsidDel="00A57AF0">
            <w:rPr>
              <w:rFonts w:asciiTheme="minorHAnsi" w:hAnsiTheme="minorHAnsi" w:cstheme="minorHAnsi"/>
              <w:sz w:val="22"/>
              <w:szCs w:val="22"/>
              <w:lang w:val="pl-PL"/>
              <w:rPrChange w:id="683" w:author="Author">
                <w:rPr>
                  <w:rFonts w:ascii="Helvetica" w:hAnsi="Helvetica" w:cs="Helvetica"/>
                </w:rPr>
              </w:rPrChange>
            </w:rPr>
            <w:delText xml:space="preserve"> using three sampling methods in three sites in Uganda. </w:delText>
          </w:r>
          <w:r w:rsidRPr="00EE79D6" w:rsidDel="00A57AF0">
            <w:rPr>
              <w:rFonts w:asciiTheme="minorHAnsi" w:hAnsiTheme="minorHAnsi" w:cstheme="minorHAnsi"/>
              <w:i/>
              <w:iCs/>
              <w:sz w:val="22"/>
              <w:szCs w:val="22"/>
              <w:lang w:val="pl-PL"/>
              <w:rPrChange w:id="684" w:author="Author">
                <w:rPr>
                  <w:rFonts w:ascii="Helvetica Neue" w:hAnsi="Helvetica Neue" w:cs="Helvetica Neue"/>
                  <w:i/>
                  <w:iCs/>
                  <w:sz w:val="32"/>
                  <w:szCs w:val="32"/>
                </w:rPr>
              </w:rPrChange>
            </w:rPr>
            <w:delText>Malaria J</w:delText>
          </w:r>
          <w:r w:rsidRPr="00EE79D6" w:rsidDel="00A57AF0">
            <w:rPr>
              <w:rFonts w:asciiTheme="minorHAnsi" w:hAnsiTheme="minorHAnsi" w:cstheme="minorHAnsi"/>
              <w:sz w:val="22"/>
              <w:szCs w:val="22"/>
              <w:lang w:val="pl-PL"/>
              <w:rPrChange w:id="685"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686" w:author="Author">
                <w:rPr>
                  <w:rFonts w:ascii="Helvetica Neue" w:hAnsi="Helvetica Neue" w:cs="Helvetica Neue"/>
                  <w:b/>
                  <w:bCs/>
                  <w:sz w:val="32"/>
                  <w:szCs w:val="32"/>
                </w:rPr>
              </w:rPrChange>
            </w:rPr>
            <w:delText>13,</w:delText>
          </w:r>
          <w:r w:rsidRPr="00EE79D6" w:rsidDel="00A57AF0">
            <w:rPr>
              <w:rFonts w:asciiTheme="minorHAnsi" w:hAnsiTheme="minorHAnsi" w:cstheme="minorHAnsi"/>
              <w:sz w:val="22"/>
              <w:szCs w:val="22"/>
              <w:lang w:val="pl-PL"/>
              <w:rPrChange w:id="687" w:author="Author">
                <w:rPr>
                  <w:rFonts w:ascii="Helvetica" w:hAnsi="Helvetica" w:cs="Helvetica"/>
                </w:rPr>
              </w:rPrChange>
            </w:rPr>
            <w:delText xml:space="preserve"> 111 (2014).</w:delText>
          </w:r>
        </w:del>
      </w:ins>
    </w:p>
    <w:p w14:paraId="389C08AA" w14:textId="741FC84F" w:rsidR="00095FAF" w:rsidRPr="00EE79D6" w:rsidDel="00A57AF0" w:rsidRDefault="00095FAF" w:rsidP="00A57AF0">
      <w:pPr>
        <w:tabs>
          <w:tab w:val="left" w:pos="640"/>
        </w:tabs>
        <w:autoSpaceDE w:val="0"/>
        <w:autoSpaceDN w:val="0"/>
        <w:adjustRightInd w:val="0"/>
        <w:ind w:left="640" w:hanging="640"/>
        <w:rPr>
          <w:ins w:id="688" w:author="Author"/>
          <w:del w:id="689" w:author="Author"/>
          <w:rFonts w:asciiTheme="minorHAnsi" w:hAnsiTheme="minorHAnsi" w:cstheme="minorHAnsi"/>
          <w:sz w:val="22"/>
          <w:szCs w:val="22"/>
          <w:lang w:val="pl-PL"/>
          <w:rPrChange w:id="690" w:author="Author">
            <w:rPr>
              <w:ins w:id="691" w:author="Author"/>
              <w:del w:id="692" w:author="Author"/>
              <w:rFonts w:ascii="Helvetica" w:hAnsi="Helvetica" w:cs="Helvetica"/>
            </w:rPr>
          </w:rPrChange>
        </w:rPr>
      </w:pPr>
      <w:ins w:id="693" w:author="Author">
        <w:del w:id="694" w:author="Author">
          <w:r w:rsidRPr="00EE79D6" w:rsidDel="00A57AF0">
            <w:rPr>
              <w:rFonts w:asciiTheme="minorHAnsi" w:hAnsiTheme="minorHAnsi" w:cstheme="minorHAnsi"/>
              <w:sz w:val="22"/>
              <w:szCs w:val="22"/>
              <w:lang w:val="pl-PL"/>
              <w:rPrChange w:id="695" w:author="Author">
                <w:rPr>
                  <w:rFonts w:ascii="Helvetica" w:hAnsi="Helvetica" w:cs="Helvetica"/>
                </w:rPr>
              </w:rPrChange>
            </w:rPr>
            <w:delText>22.</w:delText>
          </w:r>
          <w:r w:rsidRPr="00EE79D6" w:rsidDel="00A57AF0">
            <w:rPr>
              <w:rFonts w:asciiTheme="minorHAnsi" w:hAnsiTheme="minorHAnsi" w:cstheme="minorHAnsi"/>
              <w:sz w:val="22"/>
              <w:szCs w:val="22"/>
              <w:lang w:val="pl-PL"/>
              <w:rPrChange w:id="696" w:author="Author">
                <w:rPr>
                  <w:rFonts w:ascii="Helvetica" w:hAnsi="Helvetica" w:cs="Helvetica"/>
                </w:rPr>
              </w:rPrChange>
            </w:rPr>
            <w:tab/>
            <w:delText xml:space="preserve">Katureebe, A. </w:delText>
          </w:r>
          <w:r w:rsidRPr="00EE79D6" w:rsidDel="00A57AF0">
            <w:rPr>
              <w:rFonts w:asciiTheme="minorHAnsi" w:hAnsiTheme="minorHAnsi" w:cstheme="minorHAnsi"/>
              <w:i/>
              <w:iCs/>
              <w:sz w:val="22"/>
              <w:szCs w:val="22"/>
              <w:lang w:val="pl-PL"/>
              <w:rPrChange w:id="697"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698" w:author="Author">
                <w:rPr>
                  <w:rFonts w:ascii="Helvetica" w:hAnsi="Helvetica" w:cs="Helvetica"/>
                </w:rPr>
              </w:rPrChange>
            </w:rPr>
            <w:delText xml:space="preserve"> Measures of malaria burden after long-lasting insecticidal net distribution and indoor residual spraying at three sites in Uganda: a prospective observational study. </w:delText>
          </w:r>
          <w:r w:rsidRPr="00EE79D6" w:rsidDel="00A57AF0">
            <w:rPr>
              <w:rFonts w:asciiTheme="minorHAnsi" w:hAnsiTheme="minorHAnsi" w:cstheme="minorHAnsi"/>
              <w:i/>
              <w:iCs/>
              <w:sz w:val="22"/>
              <w:szCs w:val="22"/>
              <w:lang w:val="pl-PL"/>
              <w:rPrChange w:id="699" w:author="Author">
                <w:rPr>
                  <w:rFonts w:ascii="Helvetica Neue" w:hAnsi="Helvetica Neue" w:cs="Helvetica Neue"/>
                  <w:i/>
                  <w:iCs/>
                  <w:sz w:val="32"/>
                  <w:szCs w:val="32"/>
                </w:rPr>
              </w:rPrChange>
            </w:rPr>
            <w:delText>PLoS Med</w:delText>
          </w:r>
          <w:r w:rsidRPr="00EE79D6" w:rsidDel="00A57AF0">
            <w:rPr>
              <w:rFonts w:asciiTheme="minorHAnsi" w:hAnsiTheme="minorHAnsi" w:cstheme="minorHAnsi"/>
              <w:sz w:val="22"/>
              <w:szCs w:val="22"/>
              <w:lang w:val="pl-PL"/>
              <w:rPrChange w:id="700"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701" w:author="Author">
                <w:rPr>
                  <w:rFonts w:ascii="Helvetica Neue" w:hAnsi="Helvetica Neue" w:cs="Helvetica Neue"/>
                  <w:b/>
                  <w:bCs/>
                  <w:sz w:val="32"/>
                  <w:szCs w:val="32"/>
                </w:rPr>
              </w:rPrChange>
            </w:rPr>
            <w:delText>13,</w:delText>
          </w:r>
          <w:r w:rsidRPr="00EE79D6" w:rsidDel="00A57AF0">
            <w:rPr>
              <w:rFonts w:asciiTheme="minorHAnsi" w:hAnsiTheme="minorHAnsi" w:cstheme="minorHAnsi"/>
              <w:sz w:val="22"/>
              <w:szCs w:val="22"/>
              <w:lang w:val="pl-PL"/>
              <w:rPrChange w:id="702" w:author="Author">
                <w:rPr>
                  <w:rFonts w:ascii="Helvetica" w:hAnsi="Helvetica" w:cs="Helvetica"/>
                </w:rPr>
              </w:rPrChange>
            </w:rPr>
            <w:delText xml:space="preserve"> e1002167 (2016).</w:delText>
          </w:r>
        </w:del>
      </w:ins>
    </w:p>
    <w:p w14:paraId="55053E25" w14:textId="7468B252" w:rsidR="00095FAF" w:rsidRPr="00EE79D6" w:rsidDel="00A57AF0" w:rsidRDefault="00095FAF" w:rsidP="00A57AF0">
      <w:pPr>
        <w:tabs>
          <w:tab w:val="left" w:pos="640"/>
        </w:tabs>
        <w:autoSpaceDE w:val="0"/>
        <w:autoSpaceDN w:val="0"/>
        <w:adjustRightInd w:val="0"/>
        <w:ind w:left="640" w:hanging="640"/>
        <w:rPr>
          <w:ins w:id="703" w:author="Author"/>
          <w:del w:id="704" w:author="Author"/>
          <w:rFonts w:asciiTheme="minorHAnsi" w:hAnsiTheme="minorHAnsi" w:cstheme="minorHAnsi"/>
          <w:sz w:val="22"/>
          <w:szCs w:val="22"/>
          <w:lang w:val="pl-PL"/>
          <w:rPrChange w:id="705" w:author="Author">
            <w:rPr>
              <w:ins w:id="706" w:author="Author"/>
              <w:del w:id="707" w:author="Author"/>
              <w:rFonts w:ascii="Helvetica" w:hAnsi="Helvetica" w:cs="Helvetica"/>
            </w:rPr>
          </w:rPrChange>
        </w:rPr>
      </w:pPr>
      <w:ins w:id="708" w:author="Author">
        <w:del w:id="709" w:author="Author">
          <w:r w:rsidRPr="00EE79D6" w:rsidDel="00A57AF0">
            <w:rPr>
              <w:rFonts w:asciiTheme="minorHAnsi" w:hAnsiTheme="minorHAnsi" w:cstheme="minorHAnsi"/>
              <w:sz w:val="22"/>
              <w:szCs w:val="22"/>
              <w:lang w:val="pl-PL"/>
              <w:rPrChange w:id="710" w:author="Author">
                <w:rPr>
                  <w:rFonts w:ascii="Helvetica" w:hAnsi="Helvetica" w:cs="Helvetica"/>
                </w:rPr>
              </w:rPrChange>
            </w:rPr>
            <w:delText>23.</w:delText>
          </w:r>
          <w:r w:rsidRPr="00EE79D6" w:rsidDel="00A57AF0">
            <w:rPr>
              <w:rFonts w:asciiTheme="minorHAnsi" w:hAnsiTheme="minorHAnsi" w:cstheme="minorHAnsi"/>
              <w:sz w:val="22"/>
              <w:szCs w:val="22"/>
              <w:lang w:val="pl-PL"/>
              <w:rPrChange w:id="711" w:author="Author">
                <w:rPr>
                  <w:rFonts w:ascii="Helvetica" w:hAnsi="Helvetica" w:cs="Helvetica"/>
                </w:rPr>
              </w:rPrChange>
            </w:rPr>
            <w:tab/>
            <w:delText xml:space="preserve">Dietz, K. in </w:delText>
          </w:r>
          <w:r w:rsidRPr="00EE79D6" w:rsidDel="00A57AF0">
            <w:rPr>
              <w:rFonts w:asciiTheme="minorHAnsi" w:hAnsiTheme="minorHAnsi" w:cstheme="minorHAnsi"/>
              <w:i/>
              <w:iCs/>
              <w:sz w:val="22"/>
              <w:szCs w:val="22"/>
              <w:lang w:val="pl-PL"/>
              <w:rPrChange w:id="712" w:author="Author">
                <w:rPr>
                  <w:rFonts w:ascii="Helvetica Neue" w:hAnsi="Helvetica Neue" w:cs="Helvetica Neue"/>
                  <w:i/>
                  <w:iCs/>
                  <w:sz w:val="32"/>
                  <w:szCs w:val="32"/>
                </w:rPr>
              </w:rPrChange>
            </w:rPr>
            <w:delText>Vito Volterra Symposium on Mathematical Models in biology</w:delText>
          </w:r>
          <w:r w:rsidRPr="00EE79D6" w:rsidDel="00A57AF0">
            <w:rPr>
              <w:rFonts w:asciiTheme="minorHAnsi" w:hAnsiTheme="minorHAnsi" w:cstheme="minorHAnsi"/>
              <w:sz w:val="22"/>
              <w:szCs w:val="22"/>
              <w:lang w:val="pl-PL"/>
              <w:rPrChange w:id="713" w:author="Author">
                <w:rPr>
                  <w:rFonts w:ascii="Helvetica" w:hAnsi="Helvetica" w:cs="Helvetica"/>
                </w:rPr>
              </w:rPrChange>
            </w:rPr>
            <w:delText xml:space="preserve"> (eds. Barigozzi, C. &amp; Levin, S. A.) 264–277 (Springer-Verlag, 1980).</w:delText>
          </w:r>
        </w:del>
      </w:ins>
    </w:p>
    <w:p w14:paraId="452DE9DB" w14:textId="361D6BCD" w:rsidR="00095FAF" w:rsidRPr="00EE79D6" w:rsidDel="00A57AF0" w:rsidRDefault="00095FAF" w:rsidP="00A57AF0">
      <w:pPr>
        <w:tabs>
          <w:tab w:val="left" w:pos="640"/>
        </w:tabs>
        <w:autoSpaceDE w:val="0"/>
        <w:autoSpaceDN w:val="0"/>
        <w:adjustRightInd w:val="0"/>
        <w:ind w:left="640" w:hanging="640"/>
        <w:rPr>
          <w:ins w:id="714" w:author="Author"/>
          <w:del w:id="715" w:author="Author"/>
          <w:rFonts w:asciiTheme="minorHAnsi" w:hAnsiTheme="minorHAnsi" w:cstheme="minorHAnsi"/>
          <w:sz w:val="22"/>
          <w:szCs w:val="22"/>
          <w:lang w:val="pl-PL"/>
          <w:rPrChange w:id="716" w:author="Author">
            <w:rPr>
              <w:ins w:id="717" w:author="Author"/>
              <w:del w:id="718" w:author="Author"/>
              <w:rFonts w:ascii="Helvetica" w:hAnsi="Helvetica" w:cs="Helvetica"/>
            </w:rPr>
          </w:rPrChange>
        </w:rPr>
      </w:pPr>
      <w:ins w:id="719" w:author="Author">
        <w:del w:id="720" w:author="Author">
          <w:r w:rsidRPr="00EE79D6" w:rsidDel="00A57AF0">
            <w:rPr>
              <w:rFonts w:asciiTheme="minorHAnsi" w:hAnsiTheme="minorHAnsi" w:cstheme="minorHAnsi"/>
              <w:sz w:val="22"/>
              <w:szCs w:val="22"/>
              <w:lang w:val="pl-PL"/>
              <w:rPrChange w:id="721" w:author="Author">
                <w:rPr>
                  <w:rFonts w:ascii="Helvetica" w:hAnsi="Helvetica" w:cs="Helvetica"/>
                </w:rPr>
              </w:rPrChange>
            </w:rPr>
            <w:delText>24.</w:delText>
          </w:r>
          <w:r w:rsidRPr="00EE79D6" w:rsidDel="00A57AF0">
            <w:rPr>
              <w:rFonts w:asciiTheme="minorHAnsi" w:hAnsiTheme="minorHAnsi" w:cstheme="minorHAnsi"/>
              <w:sz w:val="22"/>
              <w:szCs w:val="22"/>
              <w:lang w:val="pl-PL"/>
              <w:rPrChange w:id="722" w:author="Author">
                <w:rPr>
                  <w:rFonts w:ascii="Helvetica" w:hAnsi="Helvetica" w:cs="Helvetica"/>
                </w:rPr>
              </w:rPrChange>
            </w:rPr>
            <w:tab/>
            <w:delText xml:space="preserve">Dietz, K. in </w:delText>
          </w:r>
          <w:r w:rsidRPr="00EE79D6" w:rsidDel="00A57AF0">
            <w:rPr>
              <w:rFonts w:asciiTheme="minorHAnsi" w:hAnsiTheme="minorHAnsi" w:cstheme="minorHAnsi"/>
              <w:i/>
              <w:iCs/>
              <w:sz w:val="22"/>
              <w:szCs w:val="22"/>
              <w:lang w:val="pl-PL"/>
              <w:rPrChange w:id="723" w:author="Author">
                <w:rPr>
                  <w:rFonts w:ascii="Helvetica Neue" w:hAnsi="Helvetica Neue" w:cs="Helvetica Neue"/>
                  <w:i/>
                  <w:iCs/>
                  <w:sz w:val="32"/>
                  <w:szCs w:val="32"/>
                </w:rPr>
              </w:rPrChange>
            </w:rPr>
            <w:delText xml:space="preserve">Malaria </w:delText>
          </w:r>
          <w:r w:rsidRPr="00EE79D6" w:rsidDel="00A57AF0">
            <w:rPr>
              <w:rFonts w:asciiTheme="minorHAnsi" w:hAnsiTheme="minorHAnsi" w:cstheme="minorHAnsi"/>
              <w:sz w:val="22"/>
              <w:szCs w:val="22"/>
              <w:lang w:val="pl-PL"/>
              <w:rPrChange w:id="724" w:author="Author">
                <w:rPr>
                  <w:rFonts w:ascii="Helvetica" w:hAnsi="Helvetica" w:cs="Helvetica"/>
                </w:rPr>
              </w:rPrChange>
            </w:rPr>
            <w:delText>(eds. Wernsdorfer, W. &amp; McGregor, I. A.) 1091–1133 (Churchill Livingstone, 1988).</w:delText>
          </w:r>
        </w:del>
      </w:ins>
    </w:p>
    <w:p w14:paraId="0D715D4A" w14:textId="7043F9C3" w:rsidR="00095FAF" w:rsidRPr="00EE79D6" w:rsidDel="00A57AF0" w:rsidRDefault="00095FAF" w:rsidP="00A57AF0">
      <w:pPr>
        <w:tabs>
          <w:tab w:val="left" w:pos="640"/>
        </w:tabs>
        <w:autoSpaceDE w:val="0"/>
        <w:autoSpaceDN w:val="0"/>
        <w:adjustRightInd w:val="0"/>
        <w:ind w:left="640" w:hanging="640"/>
        <w:rPr>
          <w:ins w:id="725" w:author="Author"/>
          <w:del w:id="726" w:author="Author"/>
          <w:rFonts w:asciiTheme="minorHAnsi" w:hAnsiTheme="minorHAnsi" w:cstheme="minorHAnsi"/>
          <w:sz w:val="22"/>
          <w:szCs w:val="22"/>
          <w:lang w:val="pl-PL"/>
          <w:rPrChange w:id="727" w:author="Author">
            <w:rPr>
              <w:ins w:id="728" w:author="Author"/>
              <w:del w:id="729" w:author="Author"/>
              <w:rFonts w:ascii="Helvetica" w:hAnsi="Helvetica" w:cs="Helvetica"/>
            </w:rPr>
          </w:rPrChange>
        </w:rPr>
      </w:pPr>
      <w:ins w:id="730" w:author="Author">
        <w:del w:id="731" w:author="Author">
          <w:r w:rsidRPr="00EE79D6" w:rsidDel="00A57AF0">
            <w:rPr>
              <w:rFonts w:asciiTheme="minorHAnsi" w:hAnsiTheme="minorHAnsi" w:cstheme="minorHAnsi"/>
              <w:sz w:val="22"/>
              <w:szCs w:val="22"/>
              <w:lang w:val="pl-PL"/>
              <w:rPrChange w:id="732" w:author="Author">
                <w:rPr>
                  <w:rFonts w:ascii="Helvetica" w:hAnsi="Helvetica" w:cs="Helvetica"/>
                </w:rPr>
              </w:rPrChange>
            </w:rPr>
            <w:delText>25.</w:delText>
          </w:r>
          <w:r w:rsidRPr="00EE79D6" w:rsidDel="00A57AF0">
            <w:rPr>
              <w:rFonts w:asciiTheme="minorHAnsi" w:hAnsiTheme="minorHAnsi" w:cstheme="minorHAnsi"/>
              <w:sz w:val="22"/>
              <w:szCs w:val="22"/>
              <w:lang w:val="pl-PL"/>
              <w:rPrChange w:id="733" w:author="Author">
                <w:rPr>
                  <w:rFonts w:ascii="Helvetica" w:hAnsi="Helvetica" w:cs="Helvetica"/>
                </w:rPr>
              </w:rPrChange>
            </w:rPr>
            <w:tab/>
            <w:delText xml:space="preserve">Dye, C. &amp; Hasibeder, G. Population dynamics of mosquito-borne disease: effects of flies which bite some people more frequently than others. </w:delText>
          </w:r>
          <w:r w:rsidRPr="00EE79D6" w:rsidDel="00A57AF0">
            <w:rPr>
              <w:rFonts w:asciiTheme="minorHAnsi" w:hAnsiTheme="minorHAnsi" w:cstheme="minorHAnsi"/>
              <w:i/>
              <w:iCs/>
              <w:sz w:val="22"/>
              <w:szCs w:val="22"/>
              <w:lang w:val="pl-PL"/>
              <w:rPrChange w:id="734" w:author="Author">
                <w:rPr>
                  <w:rFonts w:ascii="Helvetica Neue" w:hAnsi="Helvetica Neue" w:cs="Helvetica Neue"/>
                  <w:i/>
                  <w:iCs/>
                  <w:sz w:val="32"/>
                  <w:szCs w:val="32"/>
                </w:rPr>
              </w:rPrChange>
            </w:rPr>
            <w:delText>Trans R Soc Trop Med Hyg</w:delText>
          </w:r>
          <w:r w:rsidRPr="00EE79D6" w:rsidDel="00A57AF0">
            <w:rPr>
              <w:rFonts w:asciiTheme="minorHAnsi" w:hAnsiTheme="minorHAnsi" w:cstheme="minorHAnsi"/>
              <w:sz w:val="22"/>
              <w:szCs w:val="22"/>
              <w:lang w:val="pl-PL"/>
              <w:rPrChange w:id="735"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736" w:author="Author">
                <w:rPr>
                  <w:rFonts w:ascii="Helvetica Neue" w:hAnsi="Helvetica Neue" w:cs="Helvetica Neue"/>
                  <w:b/>
                  <w:bCs/>
                  <w:sz w:val="32"/>
                  <w:szCs w:val="32"/>
                </w:rPr>
              </w:rPrChange>
            </w:rPr>
            <w:delText>80,</w:delText>
          </w:r>
          <w:r w:rsidRPr="00EE79D6" w:rsidDel="00A57AF0">
            <w:rPr>
              <w:rFonts w:asciiTheme="minorHAnsi" w:hAnsiTheme="minorHAnsi" w:cstheme="minorHAnsi"/>
              <w:sz w:val="22"/>
              <w:szCs w:val="22"/>
              <w:lang w:val="pl-PL"/>
              <w:rPrChange w:id="737" w:author="Author">
                <w:rPr>
                  <w:rFonts w:ascii="Helvetica" w:hAnsi="Helvetica" w:cs="Helvetica"/>
                </w:rPr>
              </w:rPrChange>
            </w:rPr>
            <w:delText xml:space="preserve"> 69–77 (1986).</w:delText>
          </w:r>
        </w:del>
      </w:ins>
    </w:p>
    <w:p w14:paraId="5114947B" w14:textId="600E7D8B" w:rsidR="00095FAF" w:rsidRPr="00EE79D6" w:rsidDel="00A57AF0" w:rsidRDefault="00095FAF" w:rsidP="00A57AF0">
      <w:pPr>
        <w:tabs>
          <w:tab w:val="left" w:pos="640"/>
        </w:tabs>
        <w:autoSpaceDE w:val="0"/>
        <w:autoSpaceDN w:val="0"/>
        <w:adjustRightInd w:val="0"/>
        <w:ind w:left="640" w:hanging="640"/>
        <w:rPr>
          <w:ins w:id="738" w:author="Author"/>
          <w:del w:id="739" w:author="Author"/>
          <w:rFonts w:asciiTheme="minorHAnsi" w:hAnsiTheme="minorHAnsi" w:cstheme="minorHAnsi"/>
          <w:sz w:val="22"/>
          <w:szCs w:val="22"/>
          <w:lang w:val="pl-PL"/>
          <w:rPrChange w:id="740" w:author="Author">
            <w:rPr>
              <w:ins w:id="741" w:author="Author"/>
              <w:del w:id="742" w:author="Author"/>
              <w:rFonts w:ascii="Helvetica" w:hAnsi="Helvetica" w:cs="Helvetica"/>
            </w:rPr>
          </w:rPrChange>
        </w:rPr>
      </w:pPr>
      <w:ins w:id="743" w:author="Author">
        <w:del w:id="744" w:author="Author">
          <w:r w:rsidRPr="00EE79D6" w:rsidDel="00A57AF0">
            <w:rPr>
              <w:rFonts w:asciiTheme="minorHAnsi" w:hAnsiTheme="minorHAnsi" w:cstheme="minorHAnsi"/>
              <w:sz w:val="22"/>
              <w:szCs w:val="22"/>
              <w:lang w:val="pl-PL"/>
              <w:rPrChange w:id="745" w:author="Author">
                <w:rPr>
                  <w:rFonts w:ascii="Helvetica" w:hAnsi="Helvetica" w:cs="Helvetica"/>
                </w:rPr>
              </w:rPrChange>
            </w:rPr>
            <w:delText>26.</w:delText>
          </w:r>
          <w:r w:rsidRPr="00EE79D6" w:rsidDel="00A57AF0">
            <w:rPr>
              <w:rFonts w:asciiTheme="minorHAnsi" w:hAnsiTheme="minorHAnsi" w:cstheme="minorHAnsi"/>
              <w:sz w:val="22"/>
              <w:szCs w:val="22"/>
              <w:lang w:val="pl-PL"/>
              <w:rPrChange w:id="746" w:author="Author">
                <w:rPr>
                  <w:rFonts w:ascii="Helvetica" w:hAnsi="Helvetica" w:cs="Helvetica"/>
                </w:rPr>
              </w:rPrChange>
            </w:rPr>
            <w:tab/>
            <w:delText xml:space="preserve">Lloyd, A. L., Zhang, J. &amp; Root, A. M. Stochasticity and heterogeneity in host-vector models. </w:delText>
          </w:r>
          <w:r w:rsidRPr="00EE79D6" w:rsidDel="00A57AF0">
            <w:rPr>
              <w:rFonts w:asciiTheme="minorHAnsi" w:hAnsiTheme="minorHAnsi" w:cstheme="minorHAnsi"/>
              <w:i/>
              <w:iCs/>
              <w:sz w:val="22"/>
              <w:szCs w:val="22"/>
              <w:lang w:val="pl-PL"/>
              <w:rPrChange w:id="747" w:author="Author">
                <w:rPr>
                  <w:rFonts w:ascii="Helvetica Neue" w:hAnsi="Helvetica Neue" w:cs="Helvetica Neue"/>
                  <w:i/>
                  <w:iCs/>
                  <w:sz w:val="32"/>
                  <w:szCs w:val="32"/>
                </w:rPr>
              </w:rPrChange>
            </w:rPr>
            <w:delText>J. R. Soc. Interface</w:delText>
          </w:r>
          <w:r w:rsidRPr="00EE79D6" w:rsidDel="00A57AF0">
            <w:rPr>
              <w:rFonts w:asciiTheme="minorHAnsi" w:hAnsiTheme="minorHAnsi" w:cstheme="minorHAnsi"/>
              <w:sz w:val="22"/>
              <w:szCs w:val="22"/>
              <w:lang w:val="pl-PL"/>
              <w:rPrChange w:id="74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749" w:author="Author">
                <w:rPr>
                  <w:rFonts w:ascii="Helvetica Neue" w:hAnsi="Helvetica Neue" w:cs="Helvetica Neue"/>
                  <w:b/>
                  <w:bCs/>
                  <w:sz w:val="32"/>
                  <w:szCs w:val="32"/>
                </w:rPr>
              </w:rPrChange>
            </w:rPr>
            <w:delText>4,</w:delText>
          </w:r>
          <w:r w:rsidRPr="00EE79D6" w:rsidDel="00A57AF0">
            <w:rPr>
              <w:rFonts w:asciiTheme="minorHAnsi" w:hAnsiTheme="minorHAnsi" w:cstheme="minorHAnsi"/>
              <w:sz w:val="22"/>
              <w:szCs w:val="22"/>
              <w:lang w:val="pl-PL"/>
              <w:rPrChange w:id="750" w:author="Author">
                <w:rPr>
                  <w:rFonts w:ascii="Helvetica" w:hAnsi="Helvetica" w:cs="Helvetica"/>
                </w:rPr>
              </w:rPrChange>
            </w:rPr>
            <w:delText xml:space="preserve"> 851–863 (2007).</w:delText>
          </w:r>
        </w:del>
      </w:ins>
    </w:p>
    <w:p w14:paraId="1D912028" w14:textId="73860B9D" w:rsidR="00095FAF" w:rsidRPr="00EE79D6" w:rsidDel="00A57AF0" w:rsidRDefault="00095FAF" w:rsidP="00A57AF0">
      <w:pPr>
        <w:tabs>
          <w:tab w:val="left" w:pos="640"/>
        </w:tabs>
        <w:autoSpaceDE w:val="0"/>
        <w:autoSpaceDN w:val="0"/>
        <w:adjustRightInd w:val="0"/>
        <w:ind w:left="640" w:hanging="640"/>
        <w:rPr>
          <w:ins w:id="751" w:author="Author"/>
          <w:del w:id="752" w:author="Author"/>
          <w:rFonts w:asciiTheme="minorHAnsi" w:hAnsiTheme="minorHAnsi" w:cstheme="minorHAnsi"/>
          <w:sz w:val="22"/>
          <w:szCs w:val="22"/>
          <w:lang w:val="pl-PL"/>
          <w:rPrChange w:id="753" w:author="Author">
            <w:rPr>
              <w:ins w:id="754" w:author="Author"/>
              <w:del w:id="755" w:author="Author"/>
              <w:rFonts w:ascii="Helvetica" w:hAnsi="Helvetica" w:cs="Helvetica"/>
            </w:rPr>
          </w:rPrChange>
        </w:rPr>
      </w:pPr>
      <w:ins w:id="756" w:author="Author">
        <w:del w:id="757" w:author="Author">
          <w:r w:rsidRPr="00EE79D6" w:rsidDel="00A57AF0">
            <w:rPr>
              <w:rFonts w:asciiTheme="minorHAnsi" w:hAnsiTheme="minorHAnsi" w:cstheme="minorHAnsi"/>
              <w:sz w:val="22"/>
              <w:szCs w:val="22"/>
              <w:lang w:val="pl-PL"/>
              <w:rPrChange w:id="758" w:author="Author">
                <w:rPr>
                  <w:rFonts w:ascii="Helvetica" w:hAnsi="Helvetica" w:cs="Helvetica"/>
                </w:rPr>
              </w:rPrChange>
            </w:rPr>
            <w:delText>27.</w:delText>
          </w:r>
          <w:r w:rsidRPr="00EE79D6" w:rsidDel="00A57AF0">
            <w:rPr>
              <w:rFonts w:asciiTheme="minorHAnsi" w:hAnsiTheme="minorHAnsi" w:cstheme="minorHAnsi"/>
              <w:sz w:val="22"/>
              <w:szCs w:val="22"/>
              <w:lang w:val="pl-PL"/>
              <w:rPrChange w:id="759" w:author="Author">
                <w:rPr>
                  <w:rFonts w:ascii="Helvetica" w:hAnsi="Helvetica" w:cs="Helvetica"/>
                </w:rPr>
              </w:rPrChange>
            </w:rPr>
            <w:tab/>
            <w:delText xml:space="preserve">Smith, D. L., Dushoff, J. &amp; McKenzie, F. E. The risk of a mosquito-borne infection in a heterogeneous environment. </w:delText>
          </w:r>
          <w:r w:rsidRPr="00EE79D6" w:rsidDel="00A57AF0">
            <w:rPr>
              <w:rFonts w:asciiTheme="minorHAnsi" w:hAnsiTheme="minorHAnsi" w:cstheme="minorHAnsi"/>
              <w:i/>
              <w:iCs/>
              <w:sz w:val="22"/>
              <w:szCs w:val="22"/>
              <w:lang w:val="pl-PL"/>
              <w:rPrChange w:id="760" w:author="Author">
                <w:rPr>
                  <w:rFonts w:ascii="Helvetica Neue" w:hAnsi="Helvetica Neue" w:cs="Helvetica Neue"/>
                  <w:i/>
                  <w:iCs/>
                  <w:sz w:val="32"/>
                  <w:szCs w:val="32"/>
                </w:rPr>
              </w:rPrChange>
            </w:rPr>
            <w:delText>PloS Biol.</w:delText>
          </w:r>
          <w:r w:rsidRPr="00EE79D6" w:rsidDel="00A57AF0">
            <w:rPr>
              <w:rFonts w:asciiTheme="minorHAnsi" w:hAnsiTheme="minorHAnsi" w:cstheme="minorHAnsi"/>
              <w:sz w:val="22"/>
              <w:szCs w:val="22"/>
              <w:lang w:val="pl-PL"/>
              <w:rPrChange w:id="761"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762" w:author="Author">
                <w:rPr>
                  <w:rFonts w:ascii="Helvetica Neue" w:hAnsi="Helvetica Neue" w:cs="Helvetica Neue"/>
                  <w:b/>
                  <w:bCs/>
                  <w:sz w:val="32"/>
                  <w:szCs w:val="32"/>
                </w:rPr>
              </w:rPrChange>
            </w:rPr>
            <w:delText>2,</w:delText>
          </w:r>
          <w:r w:rsidRPr="00EE79D6" w:rsidDel="00A57AF0">
            <w:rPr>
              <w:rFonts w:asciiTheme="minorHAnsi" w:hAnsiTheme="minorHAnsi" w:cstheme="minorHAnsi"/>
              <w:sz w:val="22"/>
              <w:szCs w:val="22"/>
              <w:lang w:val="pl-PL"/>
              <w:rPrChange w:id="763" w:author="Author">
                <w:rPr>
                  <w:rFonts w:ascii="Helvetica" w:hAnsi="Helvetica" w:cs="Helvetica"/>
                </w:rPr>
              </w:rPrChange>
            </w:rPr>
            <w:delText xml:space="preserve"> e368 (2004).</w:delText>
          </w:r>
        </w:del>
      </w:ins>
    </w:p>
    <w:p w14:paraId="638B6077" w14:textId="1422F4EB" w:rsidR="00095FAF" w:rsidRPr="00EE79D6" w:rsidDel="00A57AF0" w:rsidRDefault="00095FAF" w:rsidP="00A57AF0">
      <w:pPr>
        <w:tabs>
          <w:tab w:val="left" w:pos="640"/>
        </w:tabs>
        <w:autoSpaceDE w:val="0"/>
        <w:autoSpaceDN w:val="0"/>
        <w:adjustRightInd w:val="0"/>
        <w:ind w:left="640" w:hanging="640"/>
        <w:rPr>
          <w:ins w:id="764" w:author="Author"/>
          <w:del w:id="765" w:author="Author"/>
          <w:rFonts w:asciiTheme="minorHAnsi" w:hAnsiTheme="minorHAnsi" w:cstheme="minorHAnsi"/>
          <w:sz w:val="22"/>
          <w:szCs w:val="22"/>
          <w:lang w:val="pl-PL"/>
          <w:rPrChange w:id="766" w:author="Author">
            <w:rPr>
              <w:ins w:id="767" w:author="Author"/>
              <w:del w:id="768" w:author="Author"/>
              <w:rFonts w:ascii="Helvetica" w:hAnsi="Helvetica" w:cs="Helvetica"/>
            </w:rPr>
          </w:rPrChange>
        </w:rPr>
      </w:pPr>
      <w:ins w:id="769" w:author="Author">
        <w:del w:id="770" w:author="Author">
          <w:r w:rsidRPr="00EE79D6" w:rsidDel="00A57AF0">
            <w:rPr>
              <w:rFonts w:asciiTheme="minorHAnsi" w:hAnsiTheme="minorHAnsi" w:cstheme="minorHAnsi"/>
              <w:sz w:val="22"/>
              <w:szCs w:val="22"/>
              <w:lang w:val="pl-PL"/>
              <w:rPrChange w:id="771" w:author="Author">
                <w:rPr>
                  <w:rFonts w:ascii="Helvetica" w:hAnsi="Helvetica" w:cs="Helvetica"/>
                </w:rPr>
              </w:rPrChange>
            </w:rPr>
            <w:delText>28.</w:delText>
          </w:r>
          <w:r w:rsidRPr="00EE79D6" w:rsidDel="00A57AF0">
            <w:rPr>
              <w:rFonts w:asciiTheme="minorHAnsi" w:hAnsiTheme="minorHAnsi" w:cstheme="minorHAnsi"/>
              <w:sz w:val="22"/>
              <w:szCs w:val="22"/>
              <w:lang w:val="pl-PL"/>
              <w:rPrChange w:id="772" w:author="Author">
                <w:rPr>
                  <w:rFonts w:ascii="Helvetica" w:hAnsi="Helvetica" w:cs="Helvetica"/>
                </w:rPr>
              </w:rPrChange>
            </w:rPr>
            <w:tab/>
            <w:delText xml:space="preserve">Lindsay, S. W. </w:delText>
          </w:r>
          <w:r w:rsidRPr="00EE79D6" w:rsidDel="00A57AF0">
            <w:rPr>
              <w:rFonts w:asciiTheme="minorHAnsi" w:hAnsiTheme="minorHAnsi" w:cstheme="minorHAnsi"/>
              <w:i/>
              <w:iCs/>
              <w:sz w:val="22"/>
              <w:szCs w:val="22"/>
              <w:lang w:val="pl-PL"/>
              <w:rPrChange w:id="773"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774" w:author="Author">
                <w:rPr>
                  <w:rFonts w:ascii="Helvetica" w:hAnsi="Helvetica" w:cs="Helvetica"/>
                </w:rPr>
              </w:rPrChange>
            </w:rPr>
            <w:delText xml:space="preserve"> Exposure of Gambian children to </w:delText>
          </w:r>
          <w:r w:rsidRPr="00EE79D6" w:rsidDel="00A57AF0">
            <w:rPr>
              <w:rFonts w:asciiTheme="minorHAnsi" w:hAnsiTheme="minorHAnsi" w:cstheme="minorHAnsi"/>
              <w:i/>
              <w:iCs/>
              <w:sz w:val="22"/>
              <w:szCs w:val="22"/>
              <w:lang w:val="pl-PL"/>
              <w:rPrChange w:id="775" w:author="Author">
                <w:rPr>
                  <w:rFonts w:ascii="Helvetica Neue" w:hAnsi="Helvetica Neue" w:cs="Helvetica Neue"/>
                  <w:i/>
                  <w:iCs/>
                  <w:sz w:val="32"/>
                  <w:szCs w:val="32"/>
                </w:rPr>
              </w:rPrChange>
            </w:rPr>
            <w:delText xml:space="preserve">Anopheles gambiae </w:delText>
          </w:r>
          <w:r w:rsidRPr="00EE79D6" w:rsidDel="00A57AF0">
            <w:rPr>
              <w:rFonts w:asciiTheme="minorHAnsi" w:hAnsiTheme="minorHAnsi" w:cstheme="minorHAnsi"/>
              <w:sz w:val="22"/>
              <w:szCs w:val="22"/>
              <w:lang w:val="pl-PL"/>
              <w:rPrChange w:id="776" w:author="Author">
                <w:rPr>
                  <w:rFonts w:ascii="Helvetica" w:hAnsi="Helvetica" w:cs="Helvetica"/>
                </w:rPr>
              </w:rPrChange>
            </w:rPr>
            <w:delText xml:space="preserve">malaria vectors in an irrigated rice production area. </w:delText>
          </w:r>
          <w:r w:rsidRPr="00EE79D6" w:rsidDel="00A57AF0">
            <w:rPr>
              <w:rFonts w:asciiTheme="minorHAnsi" w:hAnsiTheme="minorHAnsi" w:cstheme="minorHAnsi"/>
              <w:i/>
              <w:iCs/>
              <w:sz w:val="22"/>
              <w:szCs w:val="22"/>
              <w:lang w:val="pl-PL"/>
              <w:rPrChange w:id="777" w:author="Author">
                <w:rPr>
                  <w:rFonts w:ascii="Helvetica Neue" w:hAnsi="Helvetica Neue" w:cs="Helvetica Neue"/>
                  <w:i/>
                  <w:iCs/>
                  <w:sz w:val="32"/>
                  <w:szCs w:val="32"/>
                </w:rPr>
              </w:rPrChange>
            </w:rPr>
            <w:delText>Med Vet Entomol</w:delText>
          </w:r>
          <w:r w:rsidRPr="00EE79D6" w:rsidDel="00A57AF0">
            <w:rPr>
              <w:rFonts w:asciiTheme="minorHAnsi" w:hAnsiTheme="minorHAnsi" w:cstheme="minorHAnsi"/>
              <w:sz w:val="22"/>
              <w:szCs w:val="22"/>
              <w:lang w:val="pl-PL"/>
              <w:rPrChange w:id="77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779" w:author="Author">
                <w:rPr>
                  <w:rFonts w:ascii="Helvetica Neue" w:hAnsi="Helvetica Neue" w:cs="Helvetica Neue"/>
                  <w:b/>
                  <w:bCs/>
                  <w:sz w:val="32"/>
                  <w:szCs w:val="32"/>
                </w:rPr>
              </w:rPrChange>
            </w:rPr>
            <w:delText>9,</w:delText>
          </w:r>
          <w:r w:rsidRPr="00EE79D6" w:rsidDel="00A57AF0">
            <w:rPr>
              <w:rFonts w:asciiTheme="minorHAnsi" w:hAnsiTheme="minorHAnsi" w:cstheme="minorHAnsi"/>
              <w:sz w:val="22"/>
              <w:szCs w:val="22"/>
              <w:lang w:val="pl-PL"/>
              <w:rPrChange w:id="780" w:author="Author">
                <w:rPr>
                  <w:rFonts w:ascii="Helvetica" w:hAnsi="Helvetica" w:cs="Helvetica"/>
                </w:rPr>
              </w:rPrChange>
            </w:rPr>
            <w:delText xml:space="preserve"> 50–58 (1995).</w:delText>
          </w:r>
        </w:del>
      </w:ins>
    </w:p>
    <w:p w14:paraId="7500AF70" w14:textId="19161AFA" w:rsidR="00095FAF" w:rsidRPr="00EE79D6" w:rsidDel="00A57AF0" w:rsidRDefault="00095FAF" w:rsidP="00A57AF0">
      <w:pPr>
        <w:tabs>
          <w:tab w:val="left" w:pos="640"/>
        </w:tabs>
        <w:autoSpaceDE w:val="0"/>
        <w:autoSpaceDN w:val="0"/>
        <w:adjustRightInd w:val="0"/>
        <w:ind w:left="640" w:hanging="640"/>
        <w:rPr>
          <w:ins w:id="781" w:author="Author"/>
          <w:del w:id="782" w:author="Author"/>
          <w:rFonts w:asciiTheme="minorHAnsi" w:hAnsiTheme="minorHAnsi" w:cstheme="minorHAnsi"/>
          <w:sz w:val="22"/>
          <w:szCs w:val="22"/>
          <w:lang w:val="pl-PL"/>
          <w:rPrChange w:id="783" w:author="Author">
            <w:rPr>
              <w:ins w:id="784" w:author="Author"/>
              <w:del w:id="785" w:author="Author"/>
              <w:rFonts w:ascii="Helvetica" w:hAnsi="Helvetica" w:cs="Helvetica"/>
            </w:rPr>
          </w:rPrChange>
        </w:rPr>
      </w:pPr>
      <w:ins w:id="786" w:author="Author">
        <w:del w:id="787" w:author="Author">
          <w:r w:rsidRPr="00EE79D6" w:rsidDel="00A57AF0">
            <w:rPr>
              <w:rFonts w:asciiTheme="minorHAnsi" w:hAnsiTheme="minorHAnsi" w:cstheme="minorHAnsi"/>
              <w:sz w:val="22"/>
              <w:szCs w:val="22"/>
              <w:lang w:val="pl-PL"/>
              <w:rPrChange w:id="788" w:author="Author">
                <w:rPr>
                  <w:rFonts w:ascii="Helvetica" w:hAnsi="Helvetica" w:cs="Helvetica"/>
                </w:rPr>
              </w:rPrChange>
            </w:rPr>
            <w:delText>29.</w:delText>
          </w:r>
          <w:r w:rsidRPr="00EE79D6" w:rsidDel="00A57AF0">
            <w:rPr>
              <w:rFonts w:asciiTheme="minorHAnsi" w:hAnsiTheme="minorHAnsi" w:cstheme="minorHAnsi"/>
              <w:sz w:val="22"/>
              <w:szCs w:val="22"/>
              <w:lang w:val="pl-PL"/>
              <w:rPrChange w:id="789" w:author="Author">
                <w:rPr>
                  <w:rFonts w:ascii="Helvetica" w:hAnsi="Helvetica" w:cs="Helvetica"/>
                </w:rPr>
              </w:rPrChange>
            </w:rPr>
            <w:tab/>
            <w:delText xml:space="preserve">Bisanzio, D. </w:delText>
          </w:r>
          <w:r w:rsidRPr="00EE79D6" w:rsidDel="00A57AF0">
            <w:rPr>
              <w:rFonts w:asciiTheme="minorHAnsi" w:hAnsiTheme="minorHAnsi" w:cstheme="minorHAnsi"/>
              <w:i/>
              <w:iCs/>
              <w:sz w:val="22"/>
              <w:szCs w:val="22"/>
              <w:lang w:val="pl-PL"/>
              <w:rPrChange w:id="790"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791" w:author="Author">
                <w:rPr>
                  <w:rFonts w:ascii="Helvetica" w:hAnsi="Helvetica" w:cs="Helvetica"/>
                </w:rPr>
              </w:rPrChange>
            </w:rPr>
            <w:delText xml:space="preserve"> Modeling the spread of vector-borne diseases on bipartite networks. </w:delText>
          </w:r>
          <w:r w:rsidRPr="00EE79D6" w:rsidDel="00A57AF0">
            <w:rPr>
              <w:rFonts w:asciiTheme="minorHAnsi" w:hAnsiTheme="minorHAnsi" w:cstheme="minorHAnsi"/>
              <w:i/>
              <w:iCs/>
              <w:sz w:val="22"/>
              <w:szCs w:val="22"/>
              <w:lang w:val="pl-PL"/>
              <w:rPrChange w:id="792" w:author="Author">
                <w:rPr>
                  <w:rFonts w:ascii="Helvetica Neue" w:hAnsi="Helvetica Neue" w:cs="Helvetica Neue"/>
                  <w:i/>
                  <w:iCs/>
                  <w:sz w:val="32"/>
                  <w:szCs w:val="32"/>
                </w:rPr>
              </w:rPrChange>
            </w:rPr>
            <w:delText>PLoS ONE</w:delText>
          </w:r>
          <w:r w:rsidRPr="00EE79D6" w:rsidDel="00A57AF0">
            <w:rPr>
              <w:rFonts w:asciiTheme="minorHAnsi" w:hAnsiTheme="minorHAnsi" w:cstheme="minorHAnsi"/>
              <w:sz w:val="22"/>
              <w:szCs w:val="22"/>
              <w:lang w:val="pl-PL"/>
              <w:rPrChange w:id="79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794" w:author="Author">
                <w:rPr>
                  <w:rFonts w:ascii="Helvetica Neue" w:hAnsi="Helvetica Neue" w:cs="Helvetica Neue"/>
                  <w:b/>
                  <w:bCs/>
                  <w:sz w:val="32"/>
                  <w:szCs w:val="32"/>
                </w:rPr>
              </w:rPrChange>
            </w:rPr>
            <w:delText>5,</w:delText>
          </w:r>
          <w:r w:rsidRPr="00EE79D6" w:rsidDel="00A57AF0">
            <w:rPr>
              <w:rFonts w:asciiTheme="minorHAnsi" w:hAnsiTheme="minorHAnsi" w:cstheme="minorHAnsi"/>
              <w:sz w:val="22"/>
              <w:szCs w:val="22"/>
              <w:lang w:val="pl-PL"/>
              <w:rPrChange w:id="795" w:author="Author">
                <w:rPr>
                  <w:rFonts w:ascii="Helvetica" w:hAnsi="Helvetica" w:cs="Helvetica"/>
                </w:rPr>
              </w:rPrChange>
            </w:rPr>
            <w:delText xml:space="preserve"> e13796 (2010).</w:delText>
          </w:r>
        </w:del>
      </w:ins>
    </w:p>
    <w:p w14:paraId="36573F58" w14:textId="2FE717AE" w:rsidR="00095FAF" w:rsidRPr="00EE79D6" w:rsidDel="00A57AF0" w:rsidRDefault="00095FAF" w:rsidP="00A57AF0">
      <w:pPr>
        <w:tabs>
          <w:tab w:val="left" w:pos="640"/>
        </w:tabs>
        <w:autoSpaceDE w:val="0"/>
        <w:autoSpaceDN w:val="0"/>
        <w:adjustRightInd w:val="0"/>
        <w:ind w:left="640" w:hanging="640"/>
        <w:rPr>
          <w:ins w:id="796" w:author="Author"/>
          <w:del w:id="797" w:author="Author"/>
          <w:rFonts w:asciiTheme="minorHAnsi" w:hAnsiTheme="minorHAnsi" w:cstheme="minorHAnsi"/>
          <w:sz w:val="22"/>
          <w:szCs w:val="22"/>
          <w:lang w:val="pl-PL"/>
          <w:rPrChange w:id="798" w:author="Author">
            <w:rPr>
              <w:ins w:id="799" w:author="Author"/>
              <w:del w:id="800" w:author="Author"/>
              <w:rFonts w:ascii="Helvetica" w:hAnsi="Helvetica" w:cs="Helvetica"/>
            </w:rPr>
          </w:rPrChange>
        </w:rPr>
      </w:pPr>
      <w:ins w:id="801" w:author="Author">
        <w:del w:id="802" w:author="Author">
          <w:r w:rsidRPr="00EE79D6" w:rsidDel="00A57AF0">
            <w:rPr>
              <w:rFonts w:asciiTheme="minorHAnsi" w:hAnsiTheme="minorHAnsi" w:cstheme="minorHAnsi"/>
              <w:sz w:val="22"/>
              <w:szCs w:val="22"/>
              <w:lang w:val="pl-PL"/>
              <w:rPrChange w:id="803" w:author="Author">
                <w:rPr>
                  <w:rFonts w:ascii="Helvetica" w:hAnsi="Helvetica" w:cs="Helvetica"/>
                </w:rPr>
              </w:rPrChange>
            </w:rPr>
            <w:delText>30.</w:delText>
          </w:r>
          <w:r w:rsidRPr="00EE79D6" w:rsidDel="00A57AF0">
            <w:rPr>
              <w:rFonts w:asciiTheme="minorHAnsi" w:hAnsiTheme="minorHAnsi" w:cstheme="minorHAnsi"/>
              <w:sz w:val="22"/>
              <w:szCs w:val="22"/>
              <w:lang w:val="pl-PL"/>
              <w:rPrChange w:id="804" w:author="Author">
                <w:rPr>
                  <w:rFonts w:ascii="Helvetica" w:hAnsi="Helvetica" w:cs="Helvetica"/>
                </w:rPr>
              </w:rPrChange>
            </w:rPr>
            <w:tab/>
            <w:delText xml:space="preserve">Ferreri, L. </w:delText>
          </w:r>
          <w:r w:rsidRPr="00EE79D6" w:rsidDel="00A57AF0">
            <w:rPr>
              <w:rFonts w:asciiTheme="minorHAnsi" w:hAnsiTheme="minorHAnsi" w:cstheme="minorHAnsi"/>
              <w:i/>
              <w:iCs/>
              <w:sz w:val="22"/>
              <w:szCs w:val="22"/>
              <w:lang w:val="pl-PL"/>
              <w:rPrChange w:id="805"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806" w:author="Author">
                <w:rPr>
                  <w:rFonts w:ascii="Helvetica" w:hAnsi="Helvetica" w:cs="Helvetica"/>
                </w:rPr>
              </w:rPrChange>
            </w:rPr>
            <w:delText xml:space="preserve"> Pattern of tick aggregation on mice: larger than expected distribution tail enhances the spread of tick-borne pathogens. </w:delText>
          </w:r>
          <w:r w:rsidRPr="00EE79D6" w:rsidDel="00A57AF0">
            <w:rPr>
              <w:rFonts w:asciiTheme="minorHAnsi" w:hAnsiTheme="minorHAnsi" w:cstheme="minorHAnsi"/>
              <w:i/>
              <w:iCs/>
              <w:sz w:val="22"/>
              <w:szCs w:val="22"/>
              <w:lang w:val="pl-PL"/>
              <w:rPrChange w:id="807" w:author="Author">
                <w:rPr>
                  <w:rFonts w:ascii="Helvetica Neue" w:hAnsi="Helvetica Neue" w:cs="Helvetica Neue"/>
                  <w:i/>
                  <w:iCs/>
                  <w:sz w:val="32"/>
                  <w:szCs w:val="32"/>
                </w:rPr>
              </w:rPrChange>
            </w:rPr>
            <w:delText>PLoS Comput Biol</w:delText>
          </w:r>
          <w:r w:rsidRPr="00EE79D6" w:rsidDel="00A57AF0">
            <w:rPr>
              <w:rFonts w:asciiTheme="minorHAnsi" w:hAnsiTheme="minorHAnsi" w:cstheme="minorHAnsi"/>
              <w:sz w:val="22"/>
              <w:szCs w:val="22"/>
              <w:lang w:val="pl-PL"/>
              <w:rPrChange w:id="80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09" w:author="Author">
                <w:rPr>
                  <w:rFonts w:ascii="Helvetica Neue" w:hAnsi="Helvetica Neue" w:cs="Helvetica Neue"/>
                  <w:b/>
                  <w:bCs/>
                  <w:sz w:val="32"/>
                  <w:szCs w:val="32"/>
                </w:rPr>
              </w:rPrChange>
            </w:rPr>
            <w:delText>10,</w:delText>
          </w:r>
          <w:r w:rsidRPr="00EE79D6" w:rsidDel="00A57AF0">
            <w:rPr>
              <w:rFonts w:asciiTheme="minorHAnsi" w:hAnsiTheme="minorHAnsi" w:cstheme="minorHAnsi"/>
              <w:sz w:val="22"/>
              <w:szCs w:val="22"/>
              <w:lang w:val="pl-PL"/>
              <w:rPrChange w:id="810" w:author="Author">
                <w:rPr>
                  <w:rFonts w:ascii="Helvetica" w:hAnsi="Helvetica" w:cs="Helvetica"/>
                </w:rPr>
              </w:rPrChange>
            </w:rPr>
            <w:delText xml:space="preserve"> e1003931 (2014).</w:delText>
          </w:r>
        </w:del>
      </w:ins>
    </w:p>
    <w:p w14:paraId="4C25DCEC" w14:textId="66A48C53" w:rsidR="00095FAF" w:rsidRPr="00EE79D6" w:rsidDel="00A57AF0" w:rsidRDefault="00095FAF" w:rsidP="00A57AF0">
      <w:pPr>
        <w:tabs>
          <w:tab w:val="left" w:pos="640"/>
        </w:tabs>
        <w:autoSpaceDE w:val="0"/>
        <w:autoSpaceDN w:val="0"/>
        <w:adjustRightInd w:val="0"/>
        <w:ind w:left="640" w:hanging="640"/>
        <w:rPr>
          <w:ins w:id="811" w:author="Author"/>
          <w:del w:id="812" w:author="Author"/>
          <w:rFonts w:asciiTheme="minorHAnsi" w:hAnsiTheme="minorHAnsi" w:cstheme="minorHAnsi"/>
          <w:sz w:val="22"/>
          <w:szCs w:val="22"/>
          <w:lang w:val="pl-PL"/>
          <w:rPrChange w:id="813" w:author="Author">
            <w:rPr>
              <w:ins w:id="814" w:author="Author"/>
              <w:del w:id="815" w:author="Author"/>
              <w:rFonts w:ascii="Helvetica" w:hAnsi="Helvetica" w:cs="Helvetica"/>
            </w:rPr>
          </w:rPrChange>
        </w:rPr>
      </w:pPr>
      <w:ins w:id="816" w:author="Author">
        <w:del w:id="817" w:author="Author">
          <w:r w:rsidRPr="00EE79D6" w:rsidDel="00A57AF0">
            <w:rPr>
              <w:rFonts w:asciiTheme="minorHAnsi" w:hAnsiTheme="minorHAnsi" w:cstheme="minorHAnsi"/>
              <w:sz w:val="22"/>
              <w:szCs w:val="22"/>
              <w:lang w:val="pl-PL"/>
              <w:rPrChange w:id="818" w:author="Author">
                <w:rPr>
                  <w:rFonts w:ascii="Helvetica" w:hAnsi="Helvetica" w:cs="Helvetica"/>
                </w:rPr>
              </w:rPrChange>
            </w:rPr>
            <w:delText>31.</w:delText>
          </w:r>
          <w:r w:rsidRPr="00EE79D6" w:rsidDel="00A57AF0">
            <w:rPr>
              <w:rFonts w:asciiTheme="minorHAnsi" w:hAnsiTheme="minorHAnsi" w:cstheme="minorHAnsi"/>
              <w:sz w:val="22"/>
              <w:szCs w:val="22"/>
              <w:lang w:val="pl-PL"/>
              <w:rPrChange w:id="819" w:author="Author">
                <w:rPr>
                  <w:rFonts w:ascii="Helvetica" w:hAnsi="Helvetica" w:cs="Helvetica"/>
                </w:rPr>
              </w:rPrChange>
            </w:rPr>
            <w:tab/>
            <w:delText xml:space="preserve">Kigozi, S. P. </w:delText>
          </w:r>
          <w:r w:rsidRPr="00EE79D6" w:rsidDel="00A57AF0">
            <w:rPr>
              <w:rFonts w:asciiTheme="minorHAnsi" w:hAnsiTheme="minorHAnsi" w:cstheme="minorHAnsi"/>
              <w:i/>
              <w:iCs/>
              <w:sz w:val="22"/>
              <w:szCs w:val="22"/>
              <w:lang w:val="pl-PL"/>
              <w:rPrChange w:id="820"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821" w:author="Author">
                <w:rPr>
                  <w:rFonts w:ascii="Helvetica" w:hAnsi="Helvetica" w:cs="Helvetica"/>
                </w:rPr>
              </w:rPrChange>
            </w:rPr>
            <w:delText xml:space="preserve"> Associations between urbanicity and malaria at local scales in Uganda. </w:delText>
          </w:r>
          <w:r w:rsidRPr="00EE79D6" w:rsidDel="00A57AF0">
            <w:rPr>
              <w:rFonts w:asciiTheme="minorHAnsi" w:hAnsiTheme="minorHAnsi" w:cstheme="minorHAnsi"/>
              <w:i/>
              <w:iCs/>
              <w:sz w:val="22"/>
              <w:szCs w:val="22"/>
              <w:lang w:val="pl-PL"/>
              <w:rPrChange w:id="822" w:author="Author">
                <w:rPr>
                  <w:rFonts w:ascii="Helvetica Neue" w:hAnsi="Helvetica Neue" w:cs="Helvetica Neue"/>
                  <w:i/>
                  <w:iCs/>
                  <w:sz w:val="32"/>
                  <w:szCs w:val="32"/>
                </w:rPr>
              </w:rPrChange>
            </w:rPr>
            <w:delText>Malaria J</w:delText>
          </w:r>
          <w:r w:rsidRPr="00EE79D6" w:rsidDel="00A57AF0">
            <w:rPr>
              <w:rFonts w:asciiTheme="minorHAnsi" w:hAnsiTheme="minorHAnsi" w:cstheme="minorHAnsi"/>
              <w:sz w:val="22"/>
              <w:szCs w:val="22"/>
              <w:lang w:val="pl-PL"/>
              <w:rPrChange w:id="82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24" w:author="Author">
                <w:rPr>
                  <w:rFonts w:ascii="Helvetica Neue" w:hAnsi="Helvetica Neue" w:cs="Helvetica Neue"/>
                  <w:b/>
                  <w:bCs/>
                  <w:sz w:val="32"/>
                  <w:szCs w:val="32"/>
                </w:rPr>
              </w:rPrChange>
            </w:rPr>
            <w:delText>14,</w:delText>
          </w:r>
          <w:r w:rsidRPr="00EE79D6" w:rsidDel="00A57AF0">
            <w:rPr>
              <w:rFonts w:asciiTheme="minorHAnsi" w:hAnsiTheme="minorHAnsi" w:cstheme="minorHAnsi"/>
              <w:sz w:val="22"/>
              <w:szCs w:val="22"/>
              <w:lang w:val="pl-PL"/>
              <w:rPrChange w:id="825" w:author="Author">
                <w:rPr>
                  <w:rFonts w:ascii="Helvetica" w:hAnsi="Helvetica" w:cs="Helvetica"/>
                </w:rPr>
              </w:rPrChange>
            </w:rPr>
            <w:delText xml:space="preserve"> 374 (2015).</w:delText>
          </w:r>
        </w:del>
      </w:ins>
    </w:p>
    <w:p w14:paraId="63992E49" w14:textId="3C783C2B" w:rsidR="00095FAF" w:rsidRPr="00EE79D6" w:rsidDel="00A57AF0" w:rsidRDefault="00095FAF" w:rsidP="00A57AF0">
      <w:pPr>
        <w:tabs>
          <w:tab w:val="left" w:pos="640"/>
        </w:tabs>
        <w:autoSpaceDE w:val="0"/>
        <w:autoSpaceDN w:val="0"/>
        <w:adjustRightInd w:val="0"/>
        <w:ind w:left="640" w:hanging="640"/>
        <w:rPr>
          <w:ins w:id="826" w:author="Author"/>
          <w:del w:id="827" w:author="Author"/>
          <w:rFonts w:asciiTheme="minorHAnsi" w:hAnsiTheme="minorHAnsi" w:cstheme="minorHAnsi"/>
          <w:sz w:val="22"/>
          <w:szCs w:val="22"/>
          <w:lang w:val="pl-PL"/>
          <w:rPrChange w:id="828" w:author="Author">
            <w:rPr>
              <w:ins w:id="829" w:author="Author"/>
              <w:del w:id="830" w:author="Author"/>
              <w:rFonts w:ascii="Helvetica" w:hAnsi="Helvetica" w:cs="Helvetica"/>
            </w:rPr>
          </w:rPrChange>
        </w:rPr>
      </w:pPr>
      <w:ins w:id="831" w:author="Author">
        <w:del w:id="832" w:author="Author">
          <w:r w:rsidRPr="00EE79D6" w:rsidDel="00A57AF0">
            <w:rPr>
              <w:rFonts w:asciiTheme="minorHAnsi" w:hAnsiTheme="minorHAnsi" w:cstheme="minorHAnsi"/>
              <w:sz w:val="22"/>
              <w:szCs w:val="22"/>
              <w:lang w:val="pl-PL"/>
              <w:rPrChange w:id="833" w:author="Author">
                <w:rPr>
                  <w:rFonts w:ascii="Helvetica" w:hAnsi="Helvetica" w:cs="Helvetica"/>
                </w:rPr>
              </w:rPrChange>
            </w:rPr>
            <w:delText>32.</w:delText>
          </w:r>
          <w:r w:rsidRPr="00EE79D6" w:rsidDel="00A57AF0">
            <w:rPr>
              <w:rFonts w:asciiTheme="minorHAnsi" w:hAnsiTheme="minorHAnsi" w:cstheme="minorHAnsi"/>
              <w:sz w:val="22"/>
              <w:szCs w:val="22"/>
              <w:lang w:val="pl-PL"/>
              <w:rPrChange w:id="834" w:author="Author">
                <w:rPr>
                  <w:rFonts w:ascii="Helvetica" w:hAnsi="Helvetica" w:cs="Helvetica"/>
                </w:rPr>
              </w:rPrChange>
            </w:rPr>
            <w:tab/>
            <w:delText xml:space="preserve">Wanzirah, H. </w:delText>
          </w:r>
          <w:r w:rsidRPr="00EE79D6" w:rsidDel="00A57AF0">
            <w:rPr>
              <w:rFonts w:asciiTheme="minorHAnsi" w:hAnsiTheme="minorHAnsi" w:cstheme="minorHAnsi"/>
              <w:i/>
              <w:iCs/>
              <w:sz w:val="22"/>
              <w:szCs w:val="22"/>
              <w:lang w:val="pl-PL"/>
              <w:rPrChange w:id="835"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836" w:author="Author">
                <w:rPr>
                  <w:rFonts w:ascii="Helvetica" w:hAnsi="Helvetica" w:cs="Helvetica"/>
                </w:rPr>
              </w:rPrChange>
            </w:rPr>
            <w:delText xml:space="preserve"> Mind the gap: house structure and the risk of malaria in Uganda. </w:delText>
          </w:r>
          <w:r w:rsidRPr="00EE79D6" w:rsidDel="00A57AF0">
            <w:rPr>
              <w:rFonts w:asciiTheme="minorHAnsi" w:hAnsiTheme="minorHAnsi" w:cstheme="minorHAnsi"/>
              <w:i/>
              <w:iCs/>
              <w:sz w:val="22"/>
              <w:szCs w:val="22"/>
              <w:lang w:val="pl-PL"/>
              <w:rPrChange w:id="837" w:author="Author">
                <w:rPr>
                  <w:rFonts w:ascii="Helvetica Neue" w:hAnsi="Helvetica Neue" w:cs="Helvetica Neue"/>
                  <w:i/>
                  <w:iCs/>
                  <w:sz w:val="32"/>
                  <w:szCs w:val="32"/>
                </w:rPr>
              </w:rPrChange>
            </w:rPr>
            <w:delText>PLoS ONE</w:delText>
          </w:r>
          <w:r w:rsidRPr="00EE79D6" w:rsidDel="00A57AF0">
            <w:rPr>
              <w:rFonts w:asciiTheme="minorHAnsi" w:hAnsiTheme="minorHAnsi" w:cstheme="minorHAnsi"/>
              <w:sz w:val="22"/>
              <w:szCs w:val="22"/>
              <w:lang w:val="pl-PL"/>
              <w:rPrChange w:id="838"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39" w:author="Author">
                <w:rPr>
                  <w:rFonts w:ascii="Helvetica Neue" w:hAnsi="Helvetica Neue" w:cs="Helvetica Neue"/>
                  <w:b/>
                  <w:bCs/>
                  <w:sz w:val="32"/>
                  <w:szCs w:val="32"/>
                </w:rPr>
              </w:rPrChange>
            </w:rPr>
            <w:delText>10,</w:delText>
          </w:r>
          <w:r w:rsidRPr="00EE79D6" w:rsidDel="00A57AF0">
            <w:rPr>
              <w:rFonts w:asciiTheme="minorHAnsi" w:hAnsiTheme="minorHAnsi" w:cstheme="minorHAnsi"/>
              <w:sz w:val="22"/>
              <w:szCs w:val="22"/>
              <w:lang w:val="pl-PL"/>
              <w:rPrChange w:id="840" w:author="Author">
                <w:rPr>
                  <w:rFonts w:ascii="Helvetica" w:hAnsi="Helvetica" w:cs="Helvetica"/>
                </w:rPr>
              </w:rPrChange>
            </w:rPr>
            <w:delText xml:space="preserve"> e0117396 (2015).</w:delText>
          </w:r>
        </w:del>
      </w:ins>
    </w:p>
    <w:p w14:paraId="06919D96" w14:textId="31CF8EFF" w:rsidR="00095FAF" w:rsidRPr="00EE79D6" w:rsidDel="00A57AF0" w:rsidRDefault="00095FAF" w:rsidP="00A57AF0">
      <w:pPr>
        <w:tabs>
          <w:tab w:val="left" w:pos="640"/>
        </w:tabs>
        <w:autoSpaceDE w:val="0"/>
        <w:autoSpaceDN w:val="0"/>
        <w:adjustRightInd w:val="0"/>
        <w:ind w:left="640" w:hanging="640"/>
        <w:rPr>
          <w:ins w:id="841" w:author="Author"/>
          <w:del w:id="842" w:author="Author"/>
          <w:rFonts w:asciiTheme="minorHAnsi" w:hAnsiTheme="minorHAnsi" w:cstheme="minorHAnsi"/>
          <w:sz w:val="22"/>
          <w:szCs w:val="22"/>
          <w:lang w:val="pl-PL"/>
          <w:rPrChange w:id="843" w:author="Author">
            <w:rPr>
              <w:ins w:id="844" w:author="Author"/>
              <w:del w:id="845" w:author="Author"/>
              <w:rFonts w:ascii="Helvetica" w:hAnsi="Helvetica" w:cs="Helvetica"/>
            </w:rPr>
          </w:rPrChange>
        </w:rPr>
      </w:pPr>
      <w:ins w:id="846" w:author="Author">
        <w:del w:id="847" w:author="Author">
          <w:r w:rsidRPr="00EE79D6" w:rsidDel="00A57AF0">
            <w:rPr>
              <w:rFonts w:asciiTheme="minorHAnsi" w:hAnsiTheme="minorHAnsi" w:cstheme="minorHAnsi"/>
              <w:sz w:val="22"/>
              <w:szCs w:val="22"/>
              <w:lang w:val="pl-PL"/>
              <w:rPrChange w:id="848" w:author="Author">
                <w:rPr>
                  <w:rFonts w:ascii="Helvetica" w:hAnsi="Helvetica" w:cs="Helvetica"/>
                </w:rPr>
              </w:rPrChange>
            </w:rPr>
            <w:delText>33.</w:delText>
          </w:r>
          <w:r w:rsidRPr="00EE79D6" w:rsidDel="00A57AF0">
            <w:rPr>
              <w:rFonts w:asciiTheme="minorHAnsi" w:hAnsiTheme="minorHAnsi" w:cstheme="minorHAnsi"/>
              <w:sz w:val="22"/>
              <w:szCs w:val="22"/>
              <w:lang w:val="pl-PL"/>
              <w:rPrChange w:id="849" w:author="Author">
                <w:rPr>
                  <w:rFonts w:ascii="Helvetica" w:hAnsi="Helvetica" w:cs="Helvetica"/>
                </w:rPr>
              </w:rPrChange>
            </w:rPr>
            <w:tab/>
            <w:delText xml:space="preserve">Kamya, M. R. </w:delText>
          </w:r>
          <w:r w:rsidRPr="00EE79D6" w:rsidDel="00A57AF0">
            <w:rPr>
              <w:rFonts w:asciiTheme="minorHAnsi" w:hAnsiTheme="minorHAnsi" w:cstheme="minorHAnsi"/>
              <w:i/>
              <w:iCs/>
              <w:sz w:val="22"/>
              <w:szCs w:val="22"/>
              <w:lang w:val="pl-PL"/>
              <w:rPrChange w:id="850" w:author="Author">
                <w:rPr>
                  <w:rFonts w:ascii="Helvetica Neue" w:hAnsi="Helvetica Neue" w:cs="Helvetica Neue"/>
                  <w:i/>
                  <w:iCs/>
                  <w:sz w:val="32"/>
                  <w:szCs w:val="32"/>
                </w:rPr>
              </w:rPrChange>
            </w:rPr>
            <w:delText>et al.</w:delText>
          </w:r>
          <w:r w:rsidRPr="00EE79D6" w:rsidDel="00A57AF0">
            <w:rPr>
              <w:rFonts w:asciiTheme="minorHAnsi" w:hAnsiTheme="minorHAnsi" w:cstheme="minorHAnsi"/>
              <w:sz w:val="22"/>
              <w:szCs w:val="22"/>
              <w:lang w:val="pl-PL"/>
              <w:rPrChange w:id="851" w:author="Author">
                <w:rPr>
                  <w:rFonts w:ascii="Helvetica" w:hAnsi="Helvetica" w:cs="Helvetica"/>
                </w:rPr>
              </w:rPrChange>
            </w:rPr>
            <w:delText xml:space="preserve"> Malaria transmission, infection, and disease at three sites with varied transmission intensity in Uganda: implications for malaria control. </w:delText>
          </w:r>
          <w:r w:rsidRPr="00EE79D6" w:rsidDel="00A57AF0">
            <w:rPr>
              <w:rFonts w:asciiTheme="minorHAnsi" w:hAnsiTheme="minorHAnsi" w:cstheme="minorHAnsi"/>
              <w:i/>
              <w:iCs/>
              <w:sz w:val="22"/>
              <w:szCs w:val="22"/>
              <w:lang w:val="pl-PL"/>
              <w:rPrChange w:id="852" w:author="Author">
                <w:rPr>
                  <w:rFonts w:ascii="Helvetica Neue" w:hAnsi="Helvetica Neue" w:cs="Helvetica Neue"/>
                  <w:i/>
                  <w:iCs/>
                  <w:sz w:val="32"/>
                  <w:szCs w:val="32"/>
                </w:rPr>
              </w:rPrChange>
            </w:rPr>
            <w:delText>Am. J. Trop. Med. Hyg.</w:delText>
          </w:r>
          <w:r w:rsidRPr="00EE79D6" w:rsidDel="00A57AF0">
            <w:rPr>
              <w:rFonts w:asciiTheme="minorHAnsi" w:hAnsiTheme="minorHAnsi" w:cstheme="minorHAnsi"/>
              <w:sz w:val="22"/>
              <w:szCs w:val="22"/>
              <w:lang w:val="pl-PL"/>
              <w:rPrChange w:id="853"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54" w:author="Author">
                <w:rPr>
                  <w:rFonts w:ascii="Helvetica Neue" w:hAnsi="Helvetica Neue" w:cs="Helvetica Neue"/>
                  <w:b/>
                  <w:bCs/>
                  <w:sz w:val="32"/>
                  <w:szCs w:val="32"/>
                </w:rPr>
              </w:rPrChange>
            </w:rPr>
            <w:delText>92,</w:delText>
          </w:r>
          <w:r w:rsidRPr="00EE79D6" w:rsidDel="00A57AF0">
            <w:rPr>
              <w:rFonts w:asciiTheme="minorHAnsi" w:hAnsiTheme="minorHAnsi" w:cstheme="minorHAnsi"/>
              <w:sz w:val="22"/>
              <w:szCs w:val="22"/>
              <w:lang w:val="pl-PL"/>
              <w:rPrChange w:id="855" w:author="Author">
                <w:rPr>
                  <w:rFonts w:ascii="Helvetica" w:hAnsi="Helvetica" w:cs="Helvetica"/>
                </w:rPr>
              </w:rPrChange>
            </w:rPr>
            <w:delText xml:space="preserve"> 903–912 (2015).</w:delText>
          </w:r>
        </w:del>
      </w:ins>
    </w:p>
    <w:p w14:paraId="1B5728A9" w14:textId="268FD3F1" w:rsidR="00095FAF" w:rsidRPr="00EE79D6" w:rsidDel="00A57AF0" w:rsidRDefault="00095FAF" w:rsidP="00A57AF0">
      <w:pPr>
        <w:tabs>
          <w:tab w:val="left" w:pos="640"/>
        </w:tabs>
        <w:autoSpaceDE w:val="0"/>
        <w:autoSpaceDN w:val="0"/>
        <w:adjustRightInd w:val="0"/>
        <w:ind w:left="640" w:hanging="640"/>
        <w:rPr>
          <w:ins w:id="856" w:author="Author"/>
          <w:del w:id="857" w:author="Author"/>
          <w:rFonts w:asciiTheme="minorHAnsi" w:hAnsiTheme="minorHAnsi" w:cstheme="minorHAnsi"/>
          <w:sz w:val="22"/>
          <w:szCs w:val="22"/>
          <w:lang w:val="pl-PL"/>
          <w:rPrChange w:id="858" w:author="Author">
            <w:rPr>
              <w:ins w:id="859" w:author="Author"/>
              <w:del w:id="860" w:author="Author"/>
              <w:rFonts w:ascii="Helvetica" w:hAnsi="Helvetica" w:cs="Helvetica"/>
            </w:rPr>
          </w:rPrChange>
        </w:rPr>
      </w:pPr>
      <w:ins w:id="861" w:author="Author">
        <w:del w:id="862" w:author="Author">
          <w:r w:rsidRPr="00EE79D6" w:rsidDel="00A57AF0">
            <w:rPr>
              <w:rFonts w:asciiTheme="minorHAnsi" w:hAnsiTheme="minorHAnsi" w:cstheme="minorHAnsi"/>
              <w:sz w:val="22"/>
              <w:szCs w:val="22"/>
              <w:lang w:val="pl-PL"/>
              <w:rPrChange w:id="863" w:author="Author">
                <w:rPr>
                  <w:rFonts w:ascii="Helvetica" w:hAnsi="Helvetica" w:cs="Helvetica"/>
                </w:rPr>
              </w:rPrChange>
            </w:rPr>
            <w:delText>34.</w:delText>
          </w:r>
          <w:r w:rsidRPr="00EE79D6" w:rsidDel="00A57AF0">
            <w:rPr>
              <w:rFonts w:asciiTheme="minorHAnsi" w:hAnsiTheme="minorHAnsi" w:cstheme="minorHAnsi"/>
              <w:sz w:val="22"/>
              <w:szCs w:val="22"/>
              <w:lang w:val="pl-PL"/>
              <w:rPrChange w:id="864" w:author="Author">
                <w:rPr>
                  <w:rFonts w:ascii="Helvetica" w:hAnsi="Helvetica" w:cs="Helvetica"/>
                </w:rPr>
              </w:rPrChange>
            </w:rPr>
            <w:tab/>
            <w:delText xml:space="preserve">Sørbye, S. H. &amp; Rue, H. Scaling intrinsic Gaussian Markov random field priors in spatial modelling. </w:delText>
          </w:r>
          <w:r w:rsidRPr="00EE79D6" w:rsidDel="00A57AF0">
            <w:rPr>
              <w:rFonts w:asciiTheme="minorHAnsi" w:hAnsiTheme="minorHAnsi" w:cstheme="minorHAnsi"/>
              <w:i/>
              <w:iCs/>
              <w:sz w:val="22"/>
              <w:szCs w:val="22"/>
              <w:lang w:val="pl-PL"/>
              <w:rPrChange w:id="865" w:author="Author">
                <w:rPr>
                  <w:rFonts w:ascii="Helvetica Neue" w:hAnsi="Helvetica Neue" w:cs="Helvetica Neue"/>
                  <w:i/>
                  <w:iCs/>
                  <w:sz w:val="32"/>
                  <w:szCs w:val="32"/>
                </w:rPr>
              </w:rPrChange>
            </w:rPr>
            <w:delText>Spatial Statistics Miami</w:delText>
          </w:r>
          <w:r w:rsidRPr="00EE79D6" w:rsidDel="00A57AF0">
            <w:rPr>
              <w:rFonts w:asciiTheme="minorHAnsi" w:hAnsiTheme="minorHAnsi" w:cstheme="minorHAnsi"/>
              <w:sz w:val="22"/>
              <w:szCs w:val="22"/>
              <w:lang w:val="pl-PL"/>
              <w:rPrChange w:id="866"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67" w:author="Author">
                <w:rPr>
                  <w:rFonts w:ascii="Helvetica Neue" w:hAnsi="Helvetica Neue" w:cs="Helvetica Neue"/>
                  <w:b/>
                  <w:bCs/>
                  <w:sz w:val="32"/>
                  <w:szCs w:val="32"/>
                </w:rPr>
              </w:rPrChange>
            </w:rPr>
            <w:delText>8,</w:delText>
          </w:r>
          <w:r w:rsidRPr="00EE79D6" w:rsidDel="00A57AF0">
            <w:rPr>
              <w:rFonts w:asciiTheme="minorHAnsi" w:hAnsiTheme="minorHAnsi" w:cstheme="minorHAnsi"/>
              <w:sz w:val="22"/>
              <w:szCs w:val="22"/>
              <w:lang w:val="pl-PL"/>
              <w:rPrChange w:id="868" w:author="Author">
                <w:rPr>
                  <w:rFonts w:ascii="Helvetica" w:hAnsi="Helvetica" w:cs="Helvetica"/>
                </w:rPr>
              </w:rPrChange>
            </w:rPr>
            <w:delText xml:space="preserve"> 39–51 (2014).</w:delText>
          </w:r>
        </w:del>
      </w:ins>
    </w:p>
    <w:p w14:paraId="79BF9277" w14:textId="33E3030C" w:rsidR="00095FAF" w:rsidRPr="00EE79D6" w:rsidDel="00A57AF0" w:rsidRDefault="00095FAF" w:rsidP="00A57AF0">
      <w:pPr>
        <w:tabs>
          <w:tab w:val="left" w:pos="640"/>
        </w:tabs>
        <w:autoSpaceDE w:val="0"/>
        <w:autoSpaceDN w:val="0"/>
        <w:adjustRightInd w:val="0"/>
        <w:ind w:left="640" w:hanging="640"/>
        <w:rPr>
          <w:ins w:id="869" w:author="Author"/>
          <w:del w:id="870" w:author="Author"/>
          <w:rFonts w:asciiTheme="minorHAnsi" w:hAnsiTheme="minorHAnsi" w:cstheme="minorHAnsi"/>
          <w:sz w:val="22"/>
          <w:szCs w:val="22"/>
          <w:lang w:val="pl-PL"/>
          <w:rPrChange w:id="871" w:author="Author">
            <w:rPr>
              <w:ins w:id="872" w:author="Author"/>
              <w:del w:id="873" w:author="Author"/>
              <w:rFonts w:ascii="Helvetica" w:hAnsi="Helvetica" w:cs="Helvetica"/>
            </w:rPr>
          </w:rPrChange>
        </w:rPr>
      </w:pPr>
      <w:ins w:id="874" w:author="Author">
        <w:del w:id="875" w:author="Author">
          <w:r w:rsidRPr="00EE79D6" w:rsidDel="00A57AF0">
            <w:rPr>
              <w:rFonts w:asciiTheme="minorHAnsi" w:hAnsiTheme="minorHAnsi" w:cstheme="minorHAnsi"/>
              <w:sz w:val="22"/>
              <w:szCs w:val="22"/>
              <w:lang w:val="pl-PL"/>
              <w:rPrChange w:id="876" w:author="Author">
                <w:rPr>
                  <w:rFonts w:ascii="Helvetica" w:hAnsi="Helvetica" w:cs="Helvetica"/>
                </w:rPr>
              </w:rPrChange>
            </w:rPr>
            <w:delText>35.</w:delText>
          </w:r>
          <w:r w:rsidRPr="00EE79D6" w:rsidDel="00A57AF0">
            <w:rPr>
              <w:rFonts w:asciiTheme="minorHAnsi" w:hAnsiTheme="minorHAnsi" w:cstheme="minorHAnsi"/>
              <w:sz w:val="22"/>
              <w:szCs w:val="22"/>
              <w:lang w:val="pl-PL"/>
              <w:rPrChange w:id="877" w:author="Author">
                <w:rPr>
                  <w:rFonts w:ascii="Helvetica" w:hAnsi="Helvetica" w:cs="Helvetica"/>
                </w:rPr>
              </w:rPrChange>
            </w:rPr>
            <w:tab/>
            <w:delText xml:space="preserve">Rue, H., Martino, S. &amp; Chopin, N. Approximate Bayesian inference for latent Gaussian models by using integrated nested Laplace approximations. </w:delText>
          </w:r>
          <w:r w:rsidRPr="00EE79D6" w:rsidDel="00A57AF0">
            <w:rPr>
              <w:rFonts w:asciiTheme="minorHAnsi" w:hAnsiTheme="minorHAnsi" w:cstheme="minorHAnsi"/>
              <w:i/>
              <w:iCs/>
              <w:sz w:val="22"/>
              <w:szCs w:val="22"/>
              <w:lang w:val="pl-PL"/>
              <w:rPrChange w:id="878" w:author="Author">
                <w:rPr>
                  <w:rFonts w:ascii="Helvetica Neue" w:hAnsi="Helvetica Neue" w:cs="Helvetica Neue"/>
                  <w:i/>
                  <w:iCs/>
                  <w:sz w:val="32"/>
                  <w:szCs w:val="32"/>
                </w:rPr>
              </w:rPrChange>
            </w:rPr>
            <w:delText>Journal of the Royal Statistical Society: Series B (Statistical Methodology)</w:delText>
          </w:r>
          <w:r w:rsidRPr="00EE79D6" w:rsidDel="00A57AF0">
            <w:rPr>
              <w:rFonts w:asciiTheme="minorHAnsi" w:hAnsiTheme="minorHAnsi" w:cstheme="minorHAnsi"/>
              <w:sz w:val="22"/>
              <w:szCs w:val="22"/>
              <w:lang w:val="pl-PL"/>
              <w:rPrChange w:id="879"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80" w:author="Author">
                <w:rPr>
                  <w:rFonts w:ascii="Helvetica Neue" w:hAnsi="Helvetica Neue" w:cs="Helvetica Neue"/>
                  <w:b/>
                  <w:bCs/>
                  <w:sz w:val="32"/>
                  <w:szCs w:val="32"/>
                </w:rPr>
              </w:rPrChange>
            </w:rPr>
            <w:delText>71,</w:delText>
          </w:r>
          <w:r w:rsidRPr="00EE79D6" w:rsidDel="00A57AF0">
            <w:rPr>
              <w:rFonts w:asciiTheme="minorHAnsi" w:hAnsiTheme="minorHAnsi" w:cstheme="minorHAnsi"/>
              <w:sz w:val="22"/>
              <w:szCs w:val="22"/>
              <w:lang w:val="pl-PL"/>
              <w:rPrChange w:id="881" w:author="Author">
                <w:rPr>
                  <w:rFonts w:ascii="Helvetica" w:hAnsi="Helvetica" w:cs="Helvetica"/>
                </w:rPr>
              </w:rPrChange>
            </w:rPr>
            <w:delText xml:space="preserve"> 319–392 (2009).</w:delText>
          </w:r>
        </w:del>
      </w:ins>
    </w:p>
    <w:p w14:paraId="4562CC7A" w14:textId="2E1FB85B" w:rsidR="00095FAF" w:rsidRPr="00EE79D6" w:rsidDel="00A57AF0" w:rsidRDefault="00095FAF" w:rsidP="00A57AF0">
      <w:pPr>
        <w:tabs>
          <w:tab w:val="left" w:pos="640"/>
        </w:tabs>
        <w:autoSpaceDE w:val="0"/>
        <w:autoSpaceDN w:val="0"/>
        <w:adjustRightInd w:val="0"/>
        <w:ind w:left="640" w:hanging="640"/>
        <w:rPr>
          <w:ins w:id="882" w:author="Author"/>
          <w:del w:id="883" w:author="Author"/>
          <w:rFonts w:asciiTheme="minorHAnsi" w:hAnsiTheme="minorHAnsi" w:cstheme="minorHAnsi"/>
          <w:sz w:val="22"/>
          <w:szCs w:val="22"/>
          <w:lang w:val="pl-PL"/>
          <w:rPrChange w:id="884" w:author="Author">
            <w:rPr>
              <w:ins w:id="885" w:author="Author"/>
              <w:del w:id="886" w:author="Author"/>
              <w:rFonts w:ascii="Helvetica" w:hAnsi="Helvetica" w:cs="Helvetica"/>
            </w:rPr>
          </w:rPrChange>
        </w:rPr>
      </w:pPr>
      <w:ins w:id="887" w:author="Author">
        <w:del w:id="888" w:author="Author">
          <w:r w:rsidRPr="00EE79D6" w:rsidDel="00A57AF0">
            <w:rPr>
              <w:rFonts w:asciiTheme="minorHAnsi" w:hAnsiTheme="minorHAnsi" w:cstheme="minorHAnsi"/>
              <w:sz w:val="22"/>
              <w:szCs w:val="22"/>
              <w:lang w:val="pl-PL"/>
              <w:rPrChange w:id="889" w:author="Author">
                <w:rPr>
                  <w:rFonts w:ascii="Helvetica" w:hAnsi="Helvetica" w:cs="Helvetica"/>
                </w:rPr>
              </w:rPrChange>
            </w:rPr>
            <w:delText>36.</w:delText>
          </w:r>
          <w:r w:rsidRPr="00EE79D6" w:rsidDel="00A57AF0">
            <w:rPr>
              <w:rFonts w:asciiTheme="minorHAnsi" w:hAnsiTheme="minorHAnsi" w:cstheme="minorHAnsi"/>
              <w:sz w:val="22"/>
              <w:szCs w:val="22"/>
              <w:lang w:val="pl-PL"/>
              <w:rPrChange w:id="890" w:author="Author">
                <w:rPr>
                  <w:rFonts w:ascii="Helvetica" w:hAnsi="Helvetica" w:cs="Helvetica"/>
                </w:rPr>
              </w:rPrChange>
            </w:rPr>
            <w:tab/>
            <w:delText xml:space="preserve">Yau, K. K. W., Wang, K. &amp; Lee, A. H. Zero-Inflated Negative Binomial Mixed Regression Modeling of Over-Dispersed Count Data with Extra Zeros. </w:delText>
          </w:r>
          <w:r w:rsidRPr="00EE79D6" w:rsidDel="00A57AF0">
            <w:rPr>
              <w:rFonts w:asciiTheme="minorHAnsi" w:hAnsiTheme="minorHAnsi" w:cstheme="minorHAnsi"/>
              <w:i/>
              <w:iCs/>
              <w:sz w:val="22"/>
              <w:szCs w:val="22"/>
              <w:lang w:val="pl-PL"/>
              <w:rPrChange w:id="891" w:author="Author">
                <w:rPr>
                  <w:rFonts w:ascii="Helvetica Neue" w:hAnsi="Helvetica Neue" w:cs="Helvetica Neue"/>
                  <w:i/>
                  <w:iCs/>
                  <w:sz w:val="32"/>
                  <w:szCs w:val="32"/>
                </w:rPr>
              </w:rPrChange>
            </w:rPr>
            <w:delText>Biom. J.</w:delText>
          </w:r>
          <w:r w:rsidRPr="00EE79D6" w:rsidDel="00A57AF0">
            <w:rPr>
              <w:rFonts w:asciiTheme="minorHAnsi" w:hAnsiTheme="minorHAnsi" w:cstheme="minorHAnsi"/>
              <w:sz w:val="22"/>
              <w:szCs w:val="22"/>
              <w:lang w:val="pl-PL"/>
              <w:rPrChange w:id="892" w:author="Author">
                <w:rPr>
                  <w:rFonts w:ascii="Helvetica" w:hAnsi="Helvetica" w:cs="Helvetica"/>
                </w:rPr>
              </w:rPrChange>
            </w:rPr>
            <w:delText xml:space="preserve"> </w:delText>
          </w:r>
          <w:r w:rsidRPr="00EE79D6" w:rsidDel="00A57AF0">
            <w:rPr>
              <w:rFonts w:asciiTheme="minorHAnsi" w:hAnsiTheme="minorHAnsi" w:cstheme="minorHAnsi"/>
              <w:b/>
              <w:bCs/>
              <w:sz w:val="22"/>
              <w:szCs w:val="22"/>
              <w:lang w:val="pl-PL"/>
              <w:rPrChange w:id="893" w:author="Author">
                <w:rPr>
                  <w:rFonts w:ascii="Helvetica Neue" w:hAnsi="Helvetica Neue" w:cs="Helvetica Neue"/>
                  <w:b/>
                  <w:bCs/>
                  <w:sz w:val="32"/>
                  <w:szCs w:val="32"/>
                </w:rPr>
              </w:rPrChange>
            </w:rPr>
            <w:delText>45,</w:delText>
          </w:r>
          <w:r w:rsidRPr="00EE79D6" w:rsidDel="00A57AF0">
            <w:rPr>
              <w:rFonts w:asciiTheme="minorHAnsi" w:hAnsiTheme="minorHAnsi" w:cstheme="minorHAnsi"/>
              <w:sz w:val="22"/>
              <w:szCs w:val="22"/>
              <w:lang w:val="pl-PL"/>
              <w:rPrChange w:id="894" w:author="Author">
                <w:rPr>
                  <w:rFonts w:ascii="Helvetica" w:hAnsi="Helvetica" w:cs="Helvetica"/>
                </w:rPr>
              </w:rPrChange>
            </w:rPr>
            <w:delText xml:space="preserve"> 437–452 (2003).</w:delText>
          </w:r>
        </w:del>
      </w:ins>
    </w:p>
    <w:p w14:paraId="0B8F4C27" w14:textId="67136E45" w:rsidR="00B64DFB" w:rsidRPr="00EE79D6" w:rsidDel="00A57AF0" w:rsidRDefault="00B64DFB" w:rsidP="00A57AF0">
      <w:pPr>
        <w:tabs>
          <w:tab w:val="left" w:pos="640"/>
        </w:tabs>
        <w:autoSpaceDE w:val="0"/>
        <w:autoSpaceDN w:val="0"/>
        <w:adjustRightInd w:val="0"/>
        <w:ind w:left="640" w:hanging="640"/>
        <w:rPr>
          <w:del w:id="895" w:author="Author"/>
          <w:rFonts w:asciiTheme="minorHAnsi" w:hAnsiTheme="minorHAnsi" w:cstheme="minorHAnsi"/>
          <w:sz w:val="22"/>
          <w:szCs w:val="22"/>
          <w:lang w:val="pl-PL"/>
          <w:rPrChange w:id="896" w:author="Author">
            <w:rPr>
              <w:del w:id="897" w:author="Author"/>
              <w:rFonts w:ascii="Calibri" w:hAnsi="Calibri" w:cs="Calibri"/>
            </w:rPr>
          </w:rPrChange>
        </w:rPr>
      </w:pPr>
      <w:del w:id="898" w:author="Author">
        <w:r w:rsidRPr="00EE79D6" w:rsidDel="00A57AF0">
          <w:rPr>
            <w:rFonts w:asciiTheme="minorHAnsi" w:hAnsiTheme="minorHAnsi" w:cstheme="minorHAnsi"/>
            <w:sz w:val="22"/>
            <w:szCs w:val="22"/>
            <w:lang w:val="pl-PL"/>
            <w:rPrChange w:id="899" w:author="Author">
              <w:rPr>
                <w:rFonts w:ascii="Calibri" w:hAnsi="Calibri" w:cs="Calibri"/>
              </w:rPr>
            </w:rPrChange>
          </w:rPr>
          <w:delText>1.</w:delText>
        </w:r>
        <w:r w:rsidRPr="00EE79D6" w:rsidDel="00A57AF0">
          <w:rPr>
            <w:rFonts w:asciiTheme="minorHAnsi" w:hAnsiTheme="minorHAnsi" w:cstheme="minorHAnsi"/>
            <w:sz w:val="22"/>
            <w:szCs w:val="22"/>
            <w:lang w:val="pl-PL"/>
            <w:rPrChange w:id="900" w:author="Author">
              <w:rPr>
                <w:rFonts w:ascii="Calibri" w:hAnsi="Calibri" w:cs="Calibri"/>
              </w:rPr>
            </w:rPrChange>
          </w:rPr>
          <w:tab/>
          <w:delText xml:space="preserve">Woolhouse, M. E. J. </w:delText>
        </w:r>
        <w:r w:rsidRPr="00EE79D6" w:rsidDel="00A57AF0">
          <w:rPr>
            <w:rFonts w:asciiTheme="minorHAnsi" w:hAnsiTheme="minorHAnsi" w:cstheme="minorHAnsi"/>
            <w:i/>
            <w:iCs/>
            <w:sz w:val="22"/>
            <w:szCs w:val="22"/>
            <w:lang w:val="pl-PL"/>
            <w:rPrChange w:id="901"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902" w:author="Author">
              <w:rPr>
                <w:rFonts w:ascii="Calibri" w:hAnsi="Calibri" w:cs="Calibri"/>
              </w:rPr>
            </w:rPrChange>
          </w:rPr>
          <w:delText xml:space="preserve"> Heterogeneities in the transmission of infectious agents: implications for the design of control programs. </w:delText>
        </w:r>
        <w:r w:rsidRPr="00EE79D6" w:rsidDel="00A57AF0">
          <w:rPr>
            <w:rFonts w:asciiTheme="minorHAnsi" w:hAnsiTheme="minorHAnsi" w:cstheme="minorHAnsi"/>
            <w:i/>
            <w:iCs/>
            <w:sz w:val="22"/>
            <w:szCs w:val="22"/>
            <w:lang w:val="pl-PL"/>
            <w:rPrChange w:id="903" w:author="Author">
              <w:rPr>
                <w:rFonts w:ascii="Calibri" w:hAnsi="Calibri" w:cs="Calibri"/>
                <w:i/>
                <w:iCs/>
              </w:rPr>
            </w:rPrChange>
          </w:rPr>
          <w:delText>PNAS</w:delText>
        </w:r>
        <w:r w:rsidRPr="00EE79D6" w:rsidDel="00A57AF0">
          <w:rPr>
            <w:rFonts w:asciiTheme="minorHAnsi" w:hAnsiTheme="minorHAnsi" w:cstheme="minorHAnsi"/>
            <w:sz w:val="22"/>
            <w:szCs w:val="22"/>
            <w:lang w:val="pl-PL"/>
            <w:rPrChange w:id="904"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05" w:author="Author">
              <w:rPr>
                <w:rFonts w:ascii="Calibri" w:hAnsi="Calibri" w:cs="Calibri"/>
                <w:b/>
                <w:bCs/>
              </w:rPr>
            </w:rPrChange>
          </w:rPr>
          <w:delText>94,</w:delText>
        </w:r>
        <w:r w:rsidRPr="00EE79D6" w:rsidDel="00A57AF0">
          <w:rPr>
            <w:rFonts w:asciiTheme="minorHAnsi" w:hAnsiTheme="minorHAnsi" w:cstheme="minorHAnsi"/>
            <w:sz w:val="22"/>
            <w:szCs w:val="22"/>
            <w:lang w:val="pl-PL"/>
            <w:rPrChange w:id="906" w:author="Author">
              <w:rPr>
                <w:rFonts w:ascii="Calibri" w:hAnsi="Calibri" w:cs="Calibri"/>
              </w:rPr>
            </w:rPrChange>
          </w:rPr>
          <w:delText xml:space="preserve"> 338–342 (1997).</w:delText>
        </w:r>
      </w:del>
    </w:p>
    <w:p w14:paraId="13693895" w14:textId="78284D33" w:rsidR="00B64DFB" w:rsidRPr="00EE79D6" w:rsidDel="00A57AF0" w:rsidRDefault="00B64DFB" w:rsidP="00A57AF0">
      <w:pPr>
        <w:tabs>
          <w:tab w:val="left" w:pos="640"/>
        </w:tabs>
        <w:autoSpaceDE w:val="0"/>
        <w:autoSpaceDN w:val="0"/>
        <w:adjustRightInd w:val="0"/>
        <w:ind w:left="640" w:hanging="640"/>
        <w:rPr>
          <w:del w:id="907" w:author="Author"/>
          <w:rFonts w:asciiTheme="minorHAnsi" w:hAnsiTheme="minorHAnsi" w:cstheme="minorHAnsi"/>
          <w:sz w:val="22"/>
          <w:szCs w:val="22"/>
          <w:lang w:val="pl-PL"/>
          <w:rPrChange w:id="908" w:author="Author">
            <w:rPr>
              <w:del w:id="909" w:author="Author"/>
              <w:rFonts w:ascii="Calibri" w:hAnsi="Calibri" w:cs="Calibri"/>
            </w:rPr>
          </w:rPrChange>
        </w:rPr>
      </w:pPr>
      <w:del w:id="910" w:author="Author">
        <w:r w:rsidRPr="00EE79D6" w:rsidDel="00A57AF0">
          <w:rPr>
            <w:rFonts w:asciiTheme="minorHAnsi" w:hAnsiTheme="minorHAnsi" w:cstheme="minorHAnsi"/>
            <w:sz w:val="22"/>
            <w:szCs w:val="22"/>
            <w:lang w:val="pl-PL"/>
            <w:rPrChange w:id="911" w:author="Author">
              <w:rPr>
                <w:rFonts w:ascii="Calibri" w:hAnsi="Calibri" w:cs="Calibri"/>
              </w:rPr>
            </w:rPrChange>
          </w:rPr>
          <w:delText>2.</w:delText>
        </w:r>
        <w:r w:rsidRPr="00EE79D6" w:rsidDel="00A57AF0">
          <w:rPr>
            <w:rFonts w:asciiTheme="minorHAnsi" w:hAnsiTheme="minorHAnsi" w:cstheme="minorHAnsi"/>
            <w:sz w:val="22"/>
            <w:szCs w:val="22"/>
            <w:lang w:val="pl-PL"/>
            <w:rPrChange w:id="912" w:author="Author">
              <w:rPr>
                <w:rFonts w:ascii="Calibri" w:hAnsi="Calibri" w:cs="Calibri"/>
              </w:rPr>
            </w:rPrChange>
          </w:rPr>
          <w:tab/>
          <w:delText xml:space="preserve">Anderson, R. M. &amp; May, R. M. </w:delText>
        </w:r>
        <w:r w:rsidRPr="00EE79D6" w:rsidDel="00A57AF0">
          <w:rPr>
            <w:rFonts w:asciiTheme="minorHAnsi" w:hAnsiTheme="minorHAnsi" w:cstheme="minorHAnsi"/>
            <w:i/>
            <w:iCs/>
            <w:sz w:val="22"/>
            <w:szCs w:val="22"/>
            <w:lang w:val="pl-PL"/>
            <w:rPrChange w:id="913" w:author="Author">
              <w:rPr>
                <w:rFonts w:ascii="Calibri" w:hAnsi="Calibri" w:cs="Calibri"/>
                <w:i/>
                <w:iCs/>
              </w:rPr>
            </w:rPrChange>
          </w:rPr>
          <w:delText>Infectious diseases of humans: dynamics and control</w:delText>
        </w:r>
        <w:r w:rsidRPr="00EE79D6" w:rsidDel="00A57AF0">
          <w:rPr>
            <w:rFonts w:asciiTheme="minorHAnsi" w:hAnsiTheme="minorHAnsi" w:cstheme="minorHAnsi"/>
            <w:sz w:val="22"/>
            <w:szCs w:val="22"/>
            <w:lang w:val="pl-PL"/>
            <w:rPrChange w:id="914" w:author="Author">
              <w:rPr>
                <w:rFonts w:ascii="Calibri" w:hAnsi="Calibri" w:cs="Calibri"/>
              </w:rPr>
            </w:rPrChange>
          </w:rPr>
          <w:delText>. (Oxford University Press, 1991).</w:delText>
        </w:r>
      </w:del>
    </w:p>
    <w:p w14:paraId="46AC5963" w14:textId="18932A9F" w:rsidR="00B64DFB" w:rsidRPr="00EE79D6" w:rsidDel="00A57AF0" w:rsidRDefault="00B64DFB" w:rsidP="00A57AF0">
      <w:pPr>
        <w:tabs>
          <w:tab w:val="left" w:pos="640"/>
        </w:tabs>
        <w:autoSpaceDE w:val="0"/>
        <w:autoSpaceDN w:val="0"/>
        <w:adjustRightInd w:val="0"/>
        <w:ind w:left="640" w:hanging="640"/>
        <w:rPr>
          <w:del w:id="915" w:author="Author"/>
          <w:rFonts w:asciiTheme="minorHAnsi" w:hAnsiTheme="minorHAnsi" w:cstheme="minorHAnsi"/>
          <w:sz w:val="22"/>
          <w:szCs w:val="22"/>
          <w:lang w:val="pl-PL"/>
          <w:rPrChange w:id="916" w:author="Author">
            <w:rPr>
              <w:del w:id="917" w:author="Author"/>
              <w:rFonts w:ascii="Calibri" w:hAnsi="Calibri" w:cs="Calibri"/>
            </w:rPr>
          </w:rPrChange>
        </w:rPr>
      </w:pPr>
      <w:del w:id="918" w:author="Author">
        <w:r w:rsidRPr="00EE79D6" w:rsidDel="00A57AF0">
          <w:rPr>
            <w:rFonts w:asciiTheme="minorHAnsi" w:hAnsiTheme="minorHAnsi" w:cstheme="minorHAnsi"/>
            <w:sz w:val="22"/>
            <w:szCs w:val="22"/>
            <w:lang w:val="pl-PL"/>
            <w:rPrChange w:id="919" w:author="Author">
              <w:rPr>
                <w:rFonts w:ascii="Calibri" w:hAnsi="Calibri" w:cs="Calibri"/>
              </w:rPr>
            </w:rPrChange>
          </w:rPr>
          <w:delText>3.</w:delText>
        </w:r>
        <w:r w:rsidRPr="00EE79D6" w:rsidDel="00A57AF0">
          <w:rPr>
            <w:rFonts w:asciiTheme="minorHAnsi" w:hAnsiTheme="minorHAnsi" w:cstheme="minorHAnsi"/>
            <w:sz w:val="22"/>
            <w:szCs w:val="22"/>
            <w:lang w:val="pl-PL"/>
            <w:rPrChange w:id="920" w:author="Author">
              <w:rPr>
                <w:rFonts w:ascii="Calibri" w:hAnsi="Calibri" w:cs="Calibri"/>
              </w:rPr>
            </w:rPrChange>
          </w:rPr>
          <w:tab/>
          <w:delText>Lloyd-Smith, J. O., Schreiber, S. J., Kopp, P. E. &amp; Getz, W. M. Superspread</w:delText>
        </w:r>
      </w:del>
      <w:ins w:id="921" w:author="Author">
        <w:del w:id="922" w:author="Author">
          <w:r w:rsidR="00AB1D7E" w:rsidRPr="00EE79D6" w:rsidDel="00A57AF0">
            <w:rPr>
              <w:rFonts w:asciiTheme="minorHAnsi" w:hAnsiTheme="minorHAnsi" w:cstheme="minorHAnsi"/>
              <w:sz w:val="22"/>
              <w:szCs w:val="22"/>
              <w:lang w:val="pl-PL"/>
              <w:rPrChange w:id="923" w:author="Author">
                <w:rPr>
                  <w:rFonts w:ascii="Calibri" w:hAnsi="Calibri" w:cs="Calibri"/>
                </w:rPr>
              </w:rPrChange>
            </w:rPr>
            <w:delText>Super-spread</w:delText>
          </w:r>
        </w:del>
      </w:ins>
      <w:del w:id="924" w:author="Author">
        <w:r w:rsidRPr="00EE79D6" w:rsidDel="00A57AF0">
          <w:rPr>
            <w:rFonts w:asciiTheme="minorHAnsi" w:hAnsiTheme="minorHAnsi" w:cstheme="minorHAnsi"/>
            <w:sz w:val="22"/>
            <w:szCs w:val="22"/>
            <w:lang w:val="pl-PL"/>
            <w:rPrChange w:id="925" w:author="Author">
              <w:rPr>
                <w:rFonts w:ascii="Calibri" w:hAnsi="Calibri" w:cs="Calibri"/>
              </w:rPr>
            </w:rPrChange>
          </w:rPr>
          <w:delText xml:space="preserve">ing and the effect of individual variation on disease emergence. </w:delText>
        </w:r>
        <w:r w:rsidRPr="00EE79D6" w:rsidDel="00A57AF0">
          <w:rPr>
            <w:rFonts w:asciiTheme="minorHAnsi" w:hAnsiTheme="minorHAnsi" w:cstheme="minorHAnsi"/>
            <w:i/>
            <w:iCs/>
            <w:sz w:val="22"/>
            <w:szCs w:val="22"/>
            <w:lang w:val="pl-PL"/>
            <w:rPrChange w:id="926" w:author="Author">
              <w:rPr>
                <w:rFonts w:ascii="Calibri" w:hAnsi="Calibri" w:cs="Calibri"/>
                <w:i/>
                <w:iCs/>
              </w:rPr>
            </w:rPrChange>
          </w:rPr>
          <w:delText>Nature</w:delText>
        </w:r>
        <w:r w:rsidRPr="00EE79D6" w:rsidDel="00A57AF0">
          <w:rPr>
            <w:rFonts w:asciiTheme="minorHAnsi" w:hAnsiTheme="minorHAnsi" w:cstheme="minorHAnsi"/>
            <w:sz w:val="22"/>
            <w:szCs w:val="22"/>
            <w:lang w:val="pl-PL"/>
            <w:rPrChange w:id="92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28" w:author="Author">
              <w:rPr>
                <w:rFonts w:ascii="Calibri" w:hAnsi="Calibri" w:cs="Calibri"/>
                <w:b/>
                <w:bCs/>
              </w:rPr>
            </w:rPrChange>
          </w:rPr>
          <w:delText>438,</w:delText>
        </w:r>
        <w:r w:rsidRPr="00EE79D6" w:rsidDel="00A57AF0">
          <w:rPr>
            <w:rFonts w:asciiTheme="minorHAnsi" w:hAnsiTheme="minorHAnsi" w:cstheme="minorHAnsi"/>
            <w:sz w:val="22"/>
            <w:szCs w:val="22"/>
            <w:lang w:val="pl-PL"/>
            <w:rPrChange w:id="929" w:author="Author">
              <w:rPr>
                <w:rFonts w:ascii="Calibri" w:hAnsi="Calibri" w:cs="Calibri"/>
              </w:rPr>
            </w:rPrChange>
          </w:rPr>
          <w:delText xml:space="preserve"> 355–359 (2005).</w:delText>
        </w:r>
      </w:del>
    </w:p>
    <w:p w14:paraId="5CEDF9B7" w14:textId="12DF8E99" w:rsidR="00B64DFB" w:rsidRPr="00EE79D6" w:rsidDel="00A57AF0" w:rsidRDefault="00B64DFB" w:rsidP="00A57AF0">
      <w:pPr>
        <w:tabs>
          <w:tab w:val="left" w:pos="640"/>
        </w:tabs>
        <w:autoSpaceDE w:val="0"/>
        <w:autoSpaceDN w:val="0"/>
        <w:adjustRightInd w:val="0"/>
        <w:ind w:left="640" w:hanging="640"/>
        <w:rPr>
          <w:del w:id="930" w:author="Author"/>
          <w:rFonts w:asciiTheme="minorHAnsi" w:hAnsiTheme="minorHAnsi" w:cstheme="minorHAnsi"/>
          <w:sz w:val="22"/>
          <w:szCs w:val="22"/>
          <w:lang w:val="pl-PL"/>
          <w:rPrChange w:id="931" w:author="Author">
            <w:rPr>
              <w:del w:id="932" w:author="Author"/>
              <w:rFonts w:ascii="Calibri" w:hAnsi="Calibri" w:cs="Calibri"/>
            </w:rPr>
          </w:rPrChange>
        </w:rPr>
      </w:pPr>
      <w:del w:id="933" w:author="Author">
        <w:r w:rsidRPr="00EE79D6" w:rsidDel="00A57AF0">
          <w:rPr>
            <w:rFonts w:asciiTheme="minorHAnsi" w:hAnsiTheme="minorHAnsi" w:cstheme="minorHAnsi"/>
            <w:sz w:val="22"/>
            <w:szCs w:val="22"/>
            <w:lang w:val="pl-PL"/>
            <w:rPrChange w:id="934" w:author="Author">
              <w:rPr>
                <w:rFonts w:ascii="Calibri" w:hAnsi="Calibri" w:cs="Calibri"/>
              </w:rPr>
            </w:rPrChange>
          </w:rPr>
          <w:delText>4.</w:delText>
        </w:r>
        <w:r w:rsidRPr="00EE79D6" w:rsidDel="00A57AF0">
          <w:rPr>
            <w:rFonts w:asciiTheme="minorHAnsi" w:hAnsiTheme="minorHAnsi" w:cstheme="minorHAnsi"/>
            <w:sz w:val="22"/>
            <w:szCs w:val="22"/>
            <w:lang w:val="pl-PL"/>
            <w:rPrChange w:id="935" w:author="Author">
              <w:rPr>
                <w:rFonts w:ascii="Calibri" w:hAnsi="Calibri" w:cs="Calibri"/>
              </w:rPr>
            </w:rPrChange>
          </w:rPr>
          <w:tab/>
          <w:delText xml:space="preserve">Smith, D. L., McKenzie, F. E., Snow, R. W. &amp; Hay, S. I. Revisiting the basic reproductive number for malaria and its implications for malaria control. </w:delText>
        </w:r>
        <w:r w:rsidRPr="00EE79D6" w:rsidDel="00A57AF0">
          <w:rPr>
            <w:rFonts w:asciiTheme="minorHAnsi" w:hAnsiTheme="minorHAnsi" w:cstheme="minorHAnsi"/>
            <w:i/>
            <w:iCs/>
            <w:sz w:val="22"/>
            <w:szCs w:val="22"/>
            <w:lang w:val="pl-PL"/>
            <w:rPrChange w:id="936" w:author="Author">
              <w:rPr>
                <w:rFonts w:ascii="Calibri" w:hAnsi="Calibri" w:cs="Calibri"/>
                <w:i/>
                <w:iCs/>
              </w:rPr>
            </w:rPrChange>
          </w:rPr>
          <w:delText>PloS Biol.</w:delText>
        </w:r>
        <w:r w:rsidRPr="00EE79D6" w:rsidDel="00A57AF0">
          <w:rPr>
            <w:rFonts w:asciiTheme="minorHAnsi" w:hAnsiTheme="minorHAnsi" w:cstheme="minorHAnsi"/>
            <w:sz w:val="22"/>
            <w:szCs w:val="22"/>
            <w:lang w:val="pl-PL"/>
            <w:rPrChange w:id="93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38" w:author="Author">
              <w:rPr>
                <w:rFonts w:ascii="Calibri" w:hAnsi="Calibri" w:cs="Calibri"/>
                <w:b/>
                <w:bCs/>
              </w:rPr>
            </w:rPrChange>
          </w:rPr>
          <w:delText>5,</w:delText>
        </w:r>
        <w:r w:rsidRPr="00EE79D6" w:rsidDel="00A57AF0">
          <w:rPr>
            <w:rFonts w:asciiTheme="minorHAnsi" w:hAnsiTheme="minorHAnsi" w:cstheme="minorHAnsi"/>
            <w:sz w:val="22"/>
            <w:szCs w:val="22"/>
            <w:lang w:val="pl-PL"/>
            <w:rPrChange w:id="939" w:author="Author">
              <w:rPr>
                <w:rFonts w:ascii="Calibri" w:hAnsi="Calibri" w:cs="Calibri"/>
              </w:rPr>
            </w:rPrChange>
          </w:rPr>
          <w:delText xml:space="preserve"> e42 (2007).</w:delText>
        </w:r>
      </w:del>
    </w:p>
    <w:p w14:paraId="3091B7A6" w14:textId="14B52078" w:rsidR="00B64DFB" w:rsidRPr="00EE79D6" w:rsidDel="00A57AF0" w:rsidRDefault="00B64DFB" w:rsidP="00A57AF0">
      <w:pPr>
        <w:tabs>
          <w:tab w:val="left" w:pos="640"/>
        </w:tabs>
        <w:autoSpaceDE w:val="0"/>
        <w:autoSpaceDN w:val="0"/>
        <w:adjustRightInd w:val="0"/>
        <w:ind w:left="640" w:hanging="640"/>
        <w:rPr>
          <w:del w:id="940" w:author="Author"/>
          <w:rFonts w:asciiTheme="minorHAnsi" w:hAnsiTheme="minorHAnsi" w:cstheme="minorHAnsi"/>
          <w:sz w:val="22"/>
          <w:szCs w:val="22"/>
          <w:lang w:val="pl-PL"/>
          <w:rPrChange w:id="941" w:author="Author">
            <w:rPr>
              <w:del w:id="942" w:author="Author"/>
              <w:rFonts w:ascii="Calibri" w:hAnsi="Calibri" w:cs="Calibri"/>
            </w:rPr>
          </w:rPrChange>
        </w:rPr>
      </w:pPr>
      <w:del w:id="943" w:author="Author">
        <w:r w:rsidRPr="00EE79D6" w:rsidDel="00A57AF0">
          <w:rPr>
            <w:rFonts w:asciiTheme="minorHAnsi" w:hAnsiTheme="minorHAnsi" w:cstheme="minorHAnsi"/>
            <w:sz w:val="22"/>
            <w:szCs w:val="22"/>
            <w:lang w:val="pl-PL"/>
            <w:rPrChange w:id="944" w:author="Author">
              <w:rPr>
                <w:rFonts w:ascii="Calibri" w:hAnsi="Calibri" w:cs="Calibri"/>
              </w:rPr>
            </w:rPrChange>
          </w:rPr>
          <w:delText>5.</w:delText>
        </w:r>
        <w:r w:rsidRPr="00EE79D6" w:rsidDel="00A57AF0">
          <w:rPr>
            <w:rFonts w:asciiTheme="minorHAnsi" w:hAnsiTheme="minorHAnsi" w:cstheme="minorHAnsi"/>
            <w:sz w:val="22"/>
            <w:szCs w:val="22"/>
            <w:lang w:val="pl-PL"/>
            <w:rPrChange w:id="945" w:author="Author">
              <w:rPr>
                <w:rFonts w:ascii="Calibri" w:hAnsi="Calibri" w:cs="Calibri"/>
              </w:rPr>
            </w:rPrChange>
          </w:rPr>
          <w:tab/>
          <w:delText xml:space="preserve">Bousema, T. J., Griffin, J. T., Sauerwein, R. W. &amp; Smith, D. L. Hitting hotspots: spatial targeting of malaria for control and elimination. </w:delText>
        </w:r>
        <w:r w:rsidRPr="00EE79D6" w:rsidDel="00A57AF0">
          <w:rPr>
            <w:rFonts w:asciiTheme="minorHAnsi" w:hAnsiTheme="minorHAnsi" w:cstheme="minorHAnsi"/>
            <w:i/>
            <w:iCs/>
            <w:sz w:val="22"/>
            <w:szCs w:val="22"/>
            <w:lang w:val="pl-PL"/>
            <w:rPrChange w:id="946" w:author="Author">
              <w:rPr>
                <w:rFonts w:ascii="Calibri" w:hAnsi="Calibri" w:cs="Calibri"/>
                <w:i/>
                <w:iCs/>
              </w:rPr>
            </w:rPrChange>
          </w:rPr>
          <w:delText>PLoS Med</w:delText>
        </w:r>
        <w:r w:rsidRPr="00EE79D6" w:rsidDel="00A57AF0">
          <w:rPr>
            <w:rFonts w:asciiTheme="minorHAnsi" w:hAnsiTheme="minorHAnsi" w:cstheme="minorHAnsi"/>
            <w:sz w:val="22"/>
            <w:szCs w:val="22"/>
            <w:lang w:val="pl-PL"/>
            <w:rPrChange w:id="947" w:author="Author">
              <w:rPr>
                <w:rFonts w:ascii="Calibri" w:hAnsi="Calibri" w:cs="Calibri"/>
              </w:rPr>
            </w:rPrChange>
          </w:rPr>
          <w:delText xml:space="preserve"> (2012). doi:10.1371/journal.pmed.1001165.t001</w:delText>
        </w:r>
      </w:del>
    </w:p>
    <w:p w14:paraId="613F30CC" w14:textId="36CB4FDD" w:rsidR="00B64DFB" w:rsidRPr="00EE79D6" w:rsidDel="00A57AF0" w:rsidRDefault="00B64DFB" w:rsidP="00A57AF0">
      <w:pPr>
        <w:tabs>
          <w:tab w:val="left" w:pos="640"/>
        </w:tabs>
        <w:autoSpaceDE w:val="0"/>
        <w:autoSpaceDN w:val="0"/>
        <w:adjustRightInd w:val="0"/>
        <w:ind w:left="640" w:hanging="640"/>
        <w:rPr>
          <w:del w:id="948" w:author="Author"/>
          <w:rFonts w:asciiTheme="minorHAnsi" w:hAnsiTheme="minorHAnsi" w:cstheme="minorHAnsi"/>
          <w:sz w:val="22"/>
          <w:szCs w:val="22"/>
          <w:lang w:val="pl-PL"/>
          <w:rPrChange w:id="949" w:author="Author">
            <w:rPr>
              <w:del w:id="950" w:author="Author"/>
              <w:rFonts w:ascii="Calibri" w:hAnsi="Calibri" w:cs="Calibri"/>
            </w:rPr>
          </w:rPrChange>
        </w:rPr>
      </w:pPr>
      <w:del w:id="951" w:author="Author">
        <w:r w:rsidRPr="00EE79D6" w:rsidDel="00A57AF0">
          <w:rPr>
            <w:rFonts w:asciiTheme="minorHAnsi" w:hAnsiTheme="minorHAnsi" w:cstheme="minorHAnsi"/>
            <w:sz w:val="22"/>
            <w:szCs w:val="22"/>
            <w:lang w:val="pl-PL"/>
            <w:rPrChange w:id="952" w:author="Author">
              <w:rPr>
                <w:rFonts w:ascii="Calibri" w:hAnsi="Calibri" w:cs="Calibri"/>
              </w:rPr>
            </w:rPrChange>
          </w:rPr>
          <w:delText>6.</w:delText>
        </w:r>
        <w:r w:rsidRPr="00EE79D6" w:rsidDel="00A57AF0">
          <w:rPr>
            <w:rFonts w:asciiTheme="minorHAnsi" w:hAnsiTheme="minorHAnsi" w:cstheme="minorHAnsi"/>
            <w:sz w:val="22"/>
            <w:szCs w:val="22"/>
            <w:lang w:val="pl-PL"/>
            <w:rPrChange w:id="953" w:author="Author">
              <w:rPr>
                <w:rFonts w:ascii="Calibri" w:hAnsi="Calibri" w:cs="Calibri"/>
              </w:rPr>
            </w:rPrChange>
          </w:rPr>
          <w:tab/>
          <w:delText xml:space="preserve">Bousema, T. J. </w:delText>
        </w:r>
        <w:r w:rsidRPr="00EE79D6" w:rsidDel="00A57AF0">
          <w:rPr>
            <w:rFonts w:asciiTheme="minorHAnsi" w:hAnsiTheme="minorHAnsi" w:cstheme="minorHAnsi"/>
            <w:i/>
            <w:iCs/>
            <w:sz w:val="22"/>
            <w:szCs w:val="22"/>
            <w:lang w:val="pl-PL"/>
            <w:rPrChange w:id="954"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955" w:author="Author">
              <w:rPr>
                <w:rFonts w:ascii="Calibri" w:hAnsi="Calibri" w:cs="Calibri"/>
              </w:rPr>
            </w:rPrChange>
          </w:rPr>
          <w:delText xml:space="preserve"> Identification of hot spots of malaria transmission for targeted malaria control. </w:delText>
        </w:r>
        <w:r w:rsidRPr="00EE79D6" w:rsidDel="00A57AF0">
          <w:rPr>
            <w:rFonts w:asciiTheme="minorHAnsi" w:hAnsiTheme="minorHAnsi" w:cstheme="minorHAnsi"/>
            <w:i/>
            <w:iCs/>
            <w:sz w:val="22"/>
            <w:szCs w:val="22"/>
            <w:lang w:val="pl-PL"/>
            <w:rPrChange w:id="956" w:author="Author">
              <w:rPr>
                <w:rFonts w:ascii="Calibri" w:hAnsi="Calibri" w:cs="Calibri"/>
                <w:i/>
                <w:iCs/>
              </w:rPr>
            </w:rPrChange>
          </w:rPr>
          <w:delText>J. Infect Dis</w:delText>
        </w:r>
        <w:r w:rsidRPr="00EE79D6" w:rsidDel="00A57AF0">
          <w:rPr>
            <w:rFonts w:asciiTheme="minorHAnsi" w:hAnsiTheme="minorHAnsi" w:cstheme="minorHAnsi"/>
            <w:sz w:val="22"/>
            <w:szCs w:val="22"/>
            <w:lang w:val="pl-PL"/>
            <w:rPrChange w:id="95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58" w:author="Author">
              <w:rPr>
                <w:rFonts w:ascii="Calibri" w:hAnsi="Calibri" w:cs="Calibri"/>
                <w:b/>
                <w:bCs/>
              </w:rPr>
            </w:rPrChange>
          </w:rPr>
          <w:delText>201,</w:delText>
        </w:r>
        <w:r w:rsidRPr="00EE79D6" w:rsidDel="00A57AF0">
          <w:rPr>
            <w:rFonts w:asciiTheme="minorHAnsi" w:hAnsiTheme="minorHAnsi" w:cstheme="minorHAnsi"/>
            <w:sz w:val="22"/>
            <w:szCs w:val="22"/>
            <w:lang w:val="pl-PL"/>
            <w:rPrChange w:id="959" w:author="Author">
              <w:rPr>
                <w:rFonts w:ascii="Calibri" w:hAnsi="Calibri" w:cs="Calibri"/>
              </w:rPr>
            </w:rPrChange>
          </w:rPr>
          <w:delText xml:space="preserve"> 1764–1774 (2010).</w:delText>
        </w:r>
      </w:del>
    </w:p>
    <w:p w14:paraId="503FE59D" w14:textId="7FF35989" w:rsidR="00B64DFB" w:rsidRPr="00EE79D6" w:rsidDel="00A57AF0" w:rsidRDefault="00B64DFB" w:rsidP="00A57AF0">
      <w:pPr>
        <w:tabs>
          <w:tab w:val="left" w:pos="640"/>
        </w:tabs>
        <w:autoSpaceDE w:val="0"/>
        <w:autoSpaceDN w:val="0"/>
        <w:adjustRightInd w:val="0"/>
        <w:ind w:left="640" w:hanging="640"/>
        <w:rPr>
          <w:del w:id="960" w:author="Author"/>
          <w:rFonts w:asciiTheme="minorHAnsi" w:hAnsiTheme="minorHAnsi" w:cstheme="minorHAnsi"/>
          <w:sz w:val="22"/>
          <w:szCs w:val="22"/>
          <w:lang w:val="pl-PL"/>
          <w:rPrChange w:id="961" w:author="Author">
            <w:rPr>
              <w:del w:id="962" w:author="Author"/>
              <w:rFonts w:ascii="Calibri" w:hAnsi="Calibri" w:cs="Calibri"/>
            </w:rPr>
          </w:rPrChange>
        </w:rPr>
      </w:pPr>
      <w:del w:id="963" w:author="Author">
        <w:r w:rsidRPr="00EE79D6" w:rsidDel="00A57AF0">
          <w:rPr>
            <w:rFonts w:asciiTheme="minorHAnsi" w:hAnsiTheme="minorHAnsi" w:cstheme="minorHAnsi"/>
            <w:sz w:val="22"/>
            <w:szCs w:val="22"/>
            <w:lang w:val="pl-PL"/>
            <w:rPrChange w:id="964" w:author="Author">
              <w:rPr>
                <w:rFonts w:ascii="Calibri" w:hAnsi="Calibri" w:cs="Calibri"/>
              </w:rPr>
            </w:rPrChange>
          </w:rPr>
          <w:delText>7.</w:delText>
        </w:r>
        <w:r w:rsidRPr="00EE79D6" w:rsidDel="00A57AF0">
          <w:rPr>
            <w:rFonts w:asciiTheme="minorHAnsi" w:hAnsiTheme="minorHAnsi" w:cstheme="minorHAnsi"/>
            <w:sz w:val="22"/>
            <w:szCs w:val="22"/>
            <w:lang w:val="pl-PL"/>
            <w:rPrChange w:id="965" w:author="Author">
              <w:rPr>
                <w:rFonts w:ascii="Calibri" w:hAnsi="Calibri" w:cs="Calibri"/>
              </w:rPr>
            </w:rPrChange>
          </w:rPr>
          <w:tab/>
          <w:delText xml:space="preserve">Bejon, P. </w:delText>
        </w:r>
        <w:r w:rsidRPr="00EE79D6" w:rsidDel="00A57AF0">
          <w:rPr>
            <w:rFonts w:asciiTheme="minorHAnsi" w:hAnsiTheme="minorHAnsi" w:cstheme="minorHAnsi"/>
            <w:i/>
            <w:iCs/>
            <w:sz w:val="22"/>
            <w:szCs w:val="22"/>
            <w:lang w:val="pl-PL"/>
            <w:rPrChange w:id="966"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967" w:author="Author">
              <w:rPr>
                <w:rFonts w:ascii="Calibri" w:hAnsi="Calibri" w:cs="Calibri"/>
              </w:rPr>
            </w:rPrChange>
          </w:rPr>
          <w:delText xml:space="preserve"> Stable and unstable malaria hotspots in longitudinal cohort studies in Kenya. </w:delText>
        </w:r>
        <w:r w:rsidRPr="00EE79D6" w:rsidDel="00A57AF0">
          <w:rPr>
            <w:rFonts w:asciiTheme="minorHAnsi" w:hAnsiTheme="minorHAnsi" w:cstheme="minorHAnsi"/>
            <w:i/>
            <w:iCs/>
            <w:sz w:val="22"/>
            <w:szCs w:val="22"/>
            <w:lang w:val="pl-PL"/>
            <w:rPrChange w:id="968" w:author="Author">
              <w:rPr>
                <w:rFonts w:ascii="Calibri" w:hAnsi="Calibri" w:cs="Calibri"/>
                <w:i/>
                <w:iCs/>
              </w:rPr>
            </w:rPrChange>
          </w:rPr>
          <w:delText>PLoS Med</w:delText>
        </w:r>
        <w:r w:rsidRPr="00EE79D6" w:rsidDel="00A57AF0">
          <w:rPr>
            <w:rFonts w:asciiTheme="minorHAnsi" w:hAnsiTheme="minorHAnsi" w:cstheme="minorHAnsi"/>
            <w:sz w:val="22"/>
            <w:szCs w:val="22"/>
            <w:lang w:val="pl-PL"/>
            <w:rPrChange w:id="96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70" w:author="Author">
              <w:rPr>
                <w:rFonts w:ascii="Calibri" w:hAnsi="Calibri" w:cs="Calibri"/>
                <w:b/>
                <w:bCs/>
              </w:rPr>
            </w:rPrChange>
          </w:rPr>
          <w:delText>7,</w:delText>
        </w:r>
        <w:r w:rsidRPr="00EE79D6" w:rsidDel="00A57AF0">
          <w:rPr>
            <w:rFonts w:asciiTheme="minorHAnsi" w:hAnsiTheme="minorHAnsi" w:cstheme="minorHAnsi"/>
            <w:sz w:val="22"/>
            <w:szCs w:val="22"/>
            <w:lang w:val="pl-PL"/>
            <w:rPrChange w:id="971" w:author="Author">
              <w:rPr>
                <w:rFonts w:ascii="Calibri" w:hAnsi="Calibri" w:cs="Calibri"/>
              </w:rPr>
            </w:rPrChange>
          </w:rPr>
          <w:delText xml:space="preserve"> e1000304 (2010).</w:delText>
        </w:r>
      </w:del>
    </w:p>
    <w:p w14:paraId="3E589A44" w14:textId="73E1E83B" w:rsidR="00B64DFB" w:rsidRPr="00EE79D6" w:rsidDel="00A57AF0" w:rsidRDefault="00B64DFB" w:rsidP="00A57AF0">
      <w:pPr>
        <w:tabs>
          <w:tab w:val="left" w:pos="640"/>
        </w:tabs>
        <w:autoSpaceDE w:val="0"/>
        <w:autoSpaceDN w:val="0"/>
        <w:adjustRightInd w:val="0"/>
        <w:ind w:left="640" w:hanging="640"/>
        <w:rPr>
          <w:del w:id="972" w:author="Author"/>
          <w:rFonts w:asciiTheme="minorHAnsi" w:hAnsiTheme="minorHAnsi" w:cstheme="minorHAnsi"/>
          <w:sz w:val="22"/>
          <w:szCs w:val="22"/>
          <w:lang w:val="pl-PL"/>
          <w:rPrChange w:id="973" w:author="Author">
            <w:rPr>
              <w:del w:id="974" w:author="Author"/>
              <w:rFonts w:ascii="Calibri" w:hAnsi="Calibri" w:cs="Calibri"/>
            </w:rPr>
          </w:rPrChange>
        </w:rPr>
      </w:pPr>
      <w:del w:id="975" w:author="Author">
        <w:r w:rsidRPr="00EE79D6" w:rsidDel="00A57AF0">
          <w:rPr>
            <w:rFonts w:asciiTheme="minorHAnsi" w:hAnsiTheme="minorHAnsi" w:cstheme="minorHAnsi"/>
            <w:sz w:val="22"/>
            <w:szCs w:val="22"/>
            <w:lang w:val="pl-PL"/>
            <w:rPrChange w:id="976" w:author="Author">
              <w:rPr>
                <w:rFonts w:ascii="Calibri" w:hAnsi="Calibri" w:cs="Calibri"/>
              </w:rPr>
            </w:rPrChange>
          </w:rPr>
          <w:delText>8.</w:delText>
        </w:r>
        <w:r w:rsidRPr="00EE79D6" w:rsidDel="00A57AF0">
          <w:rPr>
            <w:rFonts w:asciiTheme="minorHAnsi" w:hAnsiTheme="minorHAnsi" w:cstheme="minorHAnsi"/>
            <w:sz w:val="22"/>
            <w:szCs w:val="22"/>
            <w:lang w:val="pl-PL"/>
            <w:rPrChange w:id="977" w:author="Author">
              <w:rPr>
                <w:rFonts w:ascii="Calibri" w:hAnsi="Calibri" w:cs="Calibri"/>
              </w:rPr>
            </w:rPrChange>
          </w:rPr>
          <w:tab/>
          <w:delText xml:space="preserve">Perkins, T. A., Scott, T. W., Le Menach, A. &amp; Smith, D. L. Heterogeneity, mixing, and the spatial scales of mosquito-borne pathogen transmission. </w:delText>
        </w:r>
        <w:r w:rsidRPr="00EE79D6" w:rsidDel="00A57AF0">
          <w:rPr>
            <w:rFonts w:asciiTheme="minorHAnsi" w:hAnsiTheme="minorHAnsi" w:cstheme="minorHAnsi"/>
            <w:i/>
            <w:iCs/>
            <w:sz w:val="22"/>
            <w:szCs w:val="22"/>
            <w:lang w:val="pl-PL"/>
            <w:rPrChange w:id="978" w:author="Author">
              <w:rPr>
                <w:rFonts w:ascii="Calibri" w:hAnsi="Calibri" w:cs="Calibri"/>
                <w:i/>
                <w:iCs/>
              </w:rPr>
            </w:rPrChange>
          </w:rPr>
          <w:delText>PLoS Comput Biol</w:delText>
        </w:r>
        <w:r w:rsidRPr="00EE79D6" w:rsidDel="00A57AF0">
          <w:rPr>
            <w:rFonts w:asciiTheme="minorHAnsi" w:hAnsiTheme="minorHAnsi" w:cstheme="minorHAnsi"/>
            <w:sz w:val="22"/>
            <w:szCs w:val="22"/>
            <w:lang w:val="pl-PL"/>
            <w:rPrChange w:id="97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80" w:author="Author">
              <w:rPr>
                <w:rFonts w:ascii="Calibri" w:hAnsi="Calibri" w:cs="Calibri"/>
                <w:b/>
                <w:bCs/>
              </w:rPr>
            </w:rPrChange>
          </w:rPr>
          <w:delText>9,</w:delText>
        </w:r>
        <w:r w:rsidRPr="00EE79D6" w:rsidDel="00A57AF0">
          <w:rPr>
            <w:rFonts w:asciiTheme="minorHAnsi" w:hAnsiTheme="minorHAnsi" w:cstheme="minorHAnsi"/>
            <w:sz w:val="22"/>
            <w:szCs w:val="22"/>
            <w:lang w:val="pl-PL"/>
            <w:rPrChange w:id="981" w:author="Author">
              <w:rPr>
                <w:rFonts w:ascii="Calibri" w:hAnsi="Calibri" w:cs="Calibri"/>
              </w:rPr>
            </w:rPrChange>
          </w:rPr>
          <w:delText xml:space="preserve"> e1003327 (2013).</w:delText>
        </w:r>
      </w:del>
    </w:p>
    <w:p w14:paraId="6823018F" w14:textId="7DF08D14" w:rsidR="00B64DFB" w:rsidRPr="00EE79D6" w:rsidDel="00A57AF0" w:rsidRDefault="00B64DFB" w:rsidP="00A57AF0">
      <w:pPr>
        <w:tabs>
          <w:tab w:val="left" w:pos="640"/>
        </w:tabs>
        <w:autoSpaceDE w:val="0"/>
        <w:autoSpaceDN w:val="0"/>
        <w:adjustRightInd w:val="0"/>
        <w:ind w:left="640" w:hanging="640"/>
        <w:rPr>
          <w:del w:id="982" w:author="Author"/>
          <w:rFonts w:asciiTheme="minorHAnsi" w:hAnsiTheme="minorHAnsi" w:cstheme="minorHAnsi"/>
          <w:sz w:val="22"/>
          <w:szCs w:val="22"/>
          <w:lang w:val="pl-PL"/>
          <w:rPrChange w:id="983" w:author="Author">
            <w:rPr>
              <w:del w:id="984" w:author="Author"/>
              <w:rFonts w:ascii="Calibri" w:hAnsi="Calibri" w:cs="Calibri"/>
            </w:rPr>
          </w:rPrChange>
        </w:rPr>
      </w:pPr>
      <w:del w:id="985" w:author="Author">
        <w:r w:rsidRPr="00EE79D6" w:rsidDel="00A57AF0">
          <w:rPr>
            <w:rFonts w:asciiTheme="minorHAnsi" w:hAnsiTheme="minorHAnsi" w:cstheme="minorHAnsi"/>
            <w:sz w:val="22"/>
            <w:szCs w:val="22"/>
            <w:lang w:val="pl-PL"/>
            <w:rPrChange w:id="986" w:author="Author">
              <w:rPr>
                <w:rFonts w:ascii="Calibri" w:hAnsi="Calibri" w:cs="Calibri"/>
              </w:rPr>
            </w:rPrChange>
          </w:rPr>
          <w:delText>9.</w:delText>
        </w:r>
        <w:r w:rsidRPr="00EE79D6" w:rsidDel="00A57AF0">
          <w:rPr>
            <w:rFonts w:asciiTheme="minorHAnsi" w:hAnsiTheme="minorHAnsi" w:cstheme="minorHAnsi"/>
            <w:sz w:val="22"/>
            <w:szCs w:val="22"/>
            <w:lang w:val="pl-PL"/>
            <w:rPrChange w:id="987" w:author="Author">
              <w:rPr>
                <w:rFonts w:ascii="Calibri" w:hAnsi="Calibri" w:cs="Calibri"/>
              </w:rPr>
            </w:rPrChange>
          </w:rPr>
          <w:tab/>
          <w:delText xml:space="preserve">Keeling, M. J. &amp; Grenfell, B. T. Individual-based perspectives on R(0). </w:delText>
        </w:r>
        <w:r w:rsidRPr="00EE79D6" w:rsidDel="00A57AF0">
          <w:rPr>
            <w:rFonts w:asciiTheme="minorHAnsi" w:hAnsiTheme="minorHAnsi" w:cstheme="minorHAnsi"/>
            <w:i/>
            <w:iCs/>
            <w:sz w:val="22"/>
            <w:szCs w:val="22"/>
            <w:lang w:val="pl-PL"/>
            <w:rPrChange w:id="988" w:author="Author">
              <w:rPr>
                <w:rFonts w:ascii="Calibri" w:hAnsi="Calibri" w:cs="Calibri"/>
                <w:i/>
                <w:iCs/>
              </w:rPr>
            </w:rPrChange>
          </w:rPr>
          <w:delText>J. Theor. Biol.</w:delText>
        </w:r>
        <w:r w:rsidRPr="00EE79D6" w:rsidDel="00A57AF0">
          <w:rPr>
            <w:rFonts w:asciiTheme="minorHAnsi" w:hAnsiTheme="minorHAnsi" w:cstheme="minorHAnsi"/>
            <w:sz w:val="22"/>
            <w:szCs w:val="22"/>
            <w:lang w:val="pl-PL"/>
            <w:rPrChange w:id="98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990" w:author="Author">
              <w:rPr>
                <w:rFonts w:ascii="Calibri" w:hAnsi="Calibri" w:cs="Calibri"/>
                <w:b/>
                <w:bCs/>
              </w:rPr>
            </w:rPrChange>
          </w:rPr>
          <w:delText>203,</w:delText>
        </w:r>
        <w:r w:rsidRPr="00EE79D6" w:rsidDel="00A57AF0">
          <w:rPr>
            <w:rFonts w:asciiTheme="minorHAnsi" w:hAnsiTheme="minorHAnsi" w:cstheme="minorHAnsi"/>
            <w:sz w:val="22"/>
            <w:szCs w:val="22"/>
            <w:lang w:val="pl-PL"/>
            <w:rPrChange w:id="991" w:author="Author">
              <w:rPr>
                <w:rFonts w:ascii="Calibri" w:hAnsi="Calibri" w:cs="Calibri"/>
              </w:rPr>
            </w:rPrChange>
          </w:rPr>
          <w:delText xml:space="preserve"> 51–61 (2000).</w:delText>
        </w:r>
      </w:del>
    </w:p>
    <w:p w14:paraId="21FFC981" w14:textId="36CB7657" w:rsidR="00B64DFB" w:rsidRPr="00EE79D6" w:rsidDel="00A57AF0" w:rsidRDefault="00B64DFB" w:rsidP="00A57AF0">
      <w:pPr>
        <w:tabs>
          <w:tab w:val="left" w:pos="640"/>
        </w:tabs>
        <w:autoSpaceDE w:val="0"/>
        <w:autoSpaceDN w:val="0"/>
        <w:adjustRightInd w:val="0"/>
        <w:ind w:left="640" w:hanging="640"/>
        <w:rPr>
          <w:del w:id="992" w:author="Author"/>
          <w:rFonts w:asciiTheme="minorHAnsi" w:hAnsiTheme="minorHAnsi" w:cstheme="minorHAnsi"/>
          <w:sz w:val="22"/>
          <w:szCs w:val="22"/>
          <w:lang w:val="pl-PL"/>
          <w:rPrChange w:id="993" w:author="Author">
            <w:rPr>
              <w:del w:id="994" w:author="Author"/>
              <w:rFonts w:ascii="Calibri" w:hAnsi="Calibri" w:cs="Calibri"/>
            </w:rPr>
          </w:rPrChange>
        </w:rPr>
      </w:pPr>
      <w:del w:id="995" w:author="Author">
        <w:r w:rsidRPr="00EE79D6" w:rsidDel="00A57AF0">
          <w:rPr>
            <w:rFonts w:asciiTheme="minorHAnsi" w:hAnsiTheme="minorHAnsi" w:cstheme="minorHAnsi"/>
            <w:sz w:val="22"/>
            <w:szCs w:val="22"/>
            <w:lang w:val="pl-PL"/>
            <w:rPrChange w:id="996" w:author="Author">
              <w:rPr>
                <w:rFonts w:ascii="Calibri" w:hAnsi="Calibri" w:cs="Calibri"/>
              </w:rPr>
            </w:rPrChange>
          </w:rPr>
          <w:delText>10.</w:delText>
        </w:r>
        <w:r w:rsidRPr="00EE79D6" w:rsidDel="00A57AF0">
          <w:rPr>
            <w:rFonts w:asciiTheme="minorHAnsi" w:hAnsiTheme="minorHAnsi" w:cstheme="minorHAnsi"/>
            <w:sz w:val="22"/>
            <w:szCs w:val="22"/>
            <w:lang w:val="pl-PL"/>
            <w:rPrChange w:id="997" w:author="Author">
              <w:rPr>
                <w:rFonts w:ascii="Calibri" w:hAnsi="Calibri" w:cs="Calibri"/>
              </w:rPr>
            </w:rPrChange>
          </w:rPr>
          <w:tab/>
          <w:delText xml:space="preserve">Smith, D. L., Drakeley, C. J., Chiyaka, C. &amp; Hay, S. I. A quantitative analysis of transmission efficiency versus intensity for malaria. </w:delText>
        </w:r>
        <w:r w:rsidRPr="00EE79D6" w:rsidDel="00A57AF0">
          <w:rPr>
            <w:rFonts w:asciiTheme="minorHAnsi" w:hAnsiTheme="minorHAnsi" w:cstheme="minorHAnsi"/>
            <w:i/>
            <w:iCs/>
            <w:sz w:val="22"/>
            <w:szCs w:val="22"/>
            <w:lang w:val="pl-PL"/>
            <w:rPrChange w:id="998" w:author="Author">
              <w:rPr>
                <w:rFonts w:ascii="Calibri" w:hAnsi="Calibri" w:cs="Calibri"/>
                <w:i/>
                <w:iCs/>
              </w:rPr>
            </w:rPrChange>
          </w:rPr>
          <w:delText>Nature Comm</w:delText>
        </w:r>
        <w:r w:rsidRPr="00EE79D6" w:rsidDel="00A57AF0">
          <w:rPr>
            <w:rFonts w:asciiTheme="minorHAnsi" w:hAnsiTheme="minorHAnsi" w:cstheme="minorHAnsi"/>
            <w:sz w:val="22"/>
            <w:szCs w:val="22"/>
            <w:lang w:val="pl-PL"/>
            <w:rPrChange w:id="99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00" w:author="Author">
              <w:rPr>
                <w:rFonts w:ascii="Calibri" w:hAnsi="Calibri" w:cs="Calibri"/>
                <w:b/>
                <w:bCs/>
              </w:rPr>
            </w:rPrChange>
          </w:rPr>
          <w:delText>1,</w:delText>
        </w:r>
        <w:r w:rsidRPr="00EE79D6" w:rsidDel="00A57AF0">
          <w:rPr>
            <w:rFonts w:asciiTheme="minorHAnsi" w:hAnsiTheme="minorHAnsi" w:cstheme="minorHAnsi"/>
            <w:sz w:val="22"/>
            <w:szCs w:val="22"/>
            <w:lang w:val="pl-PL"/>
            <w:rPrChange w:id="1001" w:author="Author">
              <w:rPr>
                <w:rFonts w:ascii="Calibri" w:hAnsi="Calibri" w:cs="Calibri"/>
              </w:rPr>
            </w:rPrChange>
          </w:rPr>
          <w:delText xml:space="preserve"> 108 (2010).</w:delText>
        </w:r>
      </w:del>
    </w:p>
    <w:p w14:paraId="6CE22BAF" w14:textId="378154D6" w:rsidR="00B64DFB" w:rsidRPr="00EE79D6" w:rsidDel="00A57AF0" w:rsidRDefault="00B64DFB" w:rsidP="00A57AF0">
      <w:pPr>
        <w:tabs>
          <w:tab w:val="left" w:pos="640"/>
        </w:tabs>
        <w:autoSpaceDE w:val="0"/>
        <w:autoSpaceDN w:val="0"/>
        <w:adjustRightInd w:val="0"/>
        <w:ind w:left="640" w:hanging="640"/>
        <w:rPr>
          <w:del w:id="1002" w:author="Author"/>
          <w:rFonts w:asciiTheme="minorHAnsi" w:hAnsiTheme="minorHAnsi" w:cstheme="minorHAnsi"/>
          <w:sz w:val="22"/>
          <w:szCs w:val="22"/>
          <w:lang w:val="pl-PL"/>
          <w:rPrChange w:id="1003" w:author="Author">
            <w:rPr>
              <w:del w:id="1004" w:author="Author"/>
              <w:rFonts w:ascii="Calibri" w:hAnsi="Calibri" w:cs="Calibri"/>
            </w:rPr>
          </w:rPrChange>
        </w:rPr>
      </w:pPr>
      <w:del w:id="1005" w:author="Author">
        <w:r w:rsidRPr="00EE79D6" w:rsidDel="00A57AF0">
          <w:rPr>
            <w:rFonts w:asciiTheme="minorHAnsi" w:hAnsiTheme="minorHAnsi" w:cstheme="minorHAnsi"/>
            <w:sz w:val="22"/>
            <w:szCs w:val="22"/>
            <w:lang w:val="pl-PL"/>
            <w:rPrChange w:id="1006" w:author="Author">
              <w:rPr>
                <w:rFonts w:ascii="Calibri" w:hAnsi="Calibri" w:cs="Calibri"/>
              </w:rPr>
            </w:rPrChange>
          </w:rPr>
          <w:delText>11.</w:delText>
        </w:r>
        <w:r w:rsidRPr="00EE79D6" w:rsidDel="00A57AF0">
          <w:rPr>
            <w:rFonts w:asciiTheme="minorHAnsi" w:hAnsiTheme="minorHAnsi" w:cstheme="minorHAnsi"/>
            <w:sz w:val="22"/>
            <w:szCs w:val="22"/>
            <w:lang w:val="pl-PL"/>
            <w:rPrChange w:id="1007" w:author="Author">
              <w:rPr>
                <w:rFonts w:ascii="Calibri" w:hAnsi="Calibri" w:cs="Calibri"/>
              </w:rPr>
            </w:rPrChange>
          </w:rPr>
          <w:tab/>
          <w:delText xml:space="preserve">Smith, D. L., Dushoff, J., Snow, R. W. &amp; Hay, S. I. The entomological inoculation rate and </w:delText>
        </w:r>
        <w:r w:rsidRPr="00EE79D6" w:rsidDel="00A57AF0">
          <w:rPr>
            <w:rFonts w:asciiTheme="minorHAnsi" w:hAnsiTheme="minorHAnsi" w:cstheme="minorHAnsi"/>
            <w:i/>
            <w:iCs/>
            <w:sz w:val="22"/>
            <w:szCs w:val="22"/>
            <w:lang w:val="pl-PL"/>
            <w:rPrChange w:id="1008" w:author="Author">
              <w:rPr>
                <w:rFonts w:ascii="Calibri" w:hAnsi="Calibri" w:cs="Calibri"/>
                <w:i/>
                <w:iCs/>
              </w:rPr>
            </w:rPrChange>
          </w:rPr>
          <w:delText>Plasmodium falciparum</w:delText>
        </w:r>
        <w:r w:rsidRPr="00EE79D6" w:rsidDel="00A57AF0">
          <w:rPr>
            <w:rFonts w:asciiTheme="minorHAnsi" w:hAnsiTheme="minorHAnsi" w:cstheme="minorHAnsi"/>
            <w:sz w:val="22"/>
            <w:szCs w:val="22"/>
            <w:lang w:val="pl-PL"/>
            <w:rPrChange w:id="1009" w:author="Author">
              <w:rPr>
                <w:rFonts w:ascii="Calibri" w:hAnsi="Calibri" w:cs="Calibri"/>
              </w:rPr>
            </w:rPrChange>
          </w:rPr>
          <w:delText xml:space="preserve"> infection in African children. </w:delText>
        </w:r>
        <w:r w:rsidRPr="00EE79D6" w:rsidDel="00A57AF0">
          <w:rPr>
            <w:rFonts w:asciiTheme="minorHAnsi" w:hAnsiTheme="minorHAnsi" w:cstheme="minorHAnsi"/>
            <w:i/>
            <w:iCs/>
            <w:sz w:val="22"/>
            <w:szCs w:val="22"/>
            <w:lang w:val="pl-PL"/>
            <w:rPrChange w:id="1010" w:author="Author">
              <w:rPr>
                <w:rFonts w:ascii="Calibri" w:hAnsi="Calibri" w:cs="Calibri"/>
                <w:i/>
                <w:iCs/>
              </w:rPr>
            </w:rPrChange>
          </w:rPr>
          <w:delText>Nature</w:delText>
        </w:r>
        <w:r w:rsidRPr="00EE79D6" w:rsidDel="00A57AF0">
          <w:rPr>
            <w:rFonts w:asciiTheme="minorHAnsi" w:hAnsiTheme="minorHAnsi" w:cstheme="minorHAnsi"/>
            <w:sz w:val="22"/>
            <w:szCs w:val="22"/>
            <w:lang w:val="pl-PL"/>
            <w:rPrChange w:id="101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12" w:author="Author">
              <w:rPr>
                <w:rFonts w:ascii="Calibri" w:hAnsi="Calibri" w:cs="Calibri"/>
                <w:b/>
                <w:bCs/>
              </w:rPr>
            </w:rPrChange>
          </w:rPr>
          <w:delText>438,</w:delText>
        </w:r>
        <w:r w:rsidRPr="00EE79D6" w:rsidDel="00A57AF0">
          <w:rPr>
            <w:rFonts w:asciiTheme="minorHAnsi" w:hAnsiTheme="minorHAnsi" w:cstheme="minorHAnsi"/>
            <w:sz w:val="22"/>
            <w:szCs w:val="22"/>
            <w:lang w:val="pl-PL"/>
            <w:rPrChange w:id="1013" w:author="Author">
              <w:rPr>
                <w:rFonts w:ascii="Calibri" w:hAnsi="Calibri" w:cs="Calibri"/>
              </w:rPr>
            </w:rPrChange>
          </w:rPr>
          <w:delText xml:space="preserve"> 492–495 (2005).</w:delText>
        </w:r>
      </w:del>
    </w:p>
    <w:p w14:paraId="3BB2BFE7" w14:textId="764CA6BD" w:rsidR="00B64DFB" w:rsidRPr="00EE79D6" w:rsidDel="00A57AF0" w:rsidRDefault="00B64DFB" w:rsidP="00A57AF0">
      <w:pPr>
        <w:tabs>
          <w:tab w:val="left" w:pos="640"/>
        </w:tabs>
        <w:autoSpaceDE w:val="0"/>
        <w:autoSpaceDN w:val="0"/>
        <w:adjustRightInd w:val="0"/>
        <w:ind w:left="640" w:hanging="640"/>
        <w:rPr>
          <w:del w:id="1014" w:author="Author"/>
          <w:rFonts w:asciiTheme="minorHAnsi" w:hAnsiTheme="minorHAnsi" w:cstheme="minorHAnsi"/>
          <w:sz w:val="22"/>
          <w:szCs w:val="22"/>
          <w:lang w:val="pl-PL"/>
          <w:rPrChange w:id="1015" w:author="Author">
            <w:rPr>
              <w:del w:id="1016" w:author="Author"/>
              <w:rFonts w:ascii="Calibri" w:hAnsi="Calibri" w:cs="Calibri"/>
            </w:rPr>
          </w:rPrChange>
        </w:rPr>
      </w:pPr>
      <w:del w:id="1017" w:author="Author">
        <w:r w:rsidRPr="00EE79D6" w:rsidDel="00A57AF0">
          <w:rPr>
            <w:rFonts w:asciiTheme="minorHAnsi" w:hAnsiTheme="minorHAnsi" w:cstheme="minorHAnsi"/>
            <w:sz w:val="22"/>
            <w:szCs w:val="22"/>
            <w:lang w:val="pl-PL"/>
            <w:rPrChange w:id="1018" w:author="Author">
              <w:rPr>
                <w:rFonts w:ascii="Calibri" w:hAnsi="Calibri" w:cs="Calibri"/>
              </w:rPr>
            </w:rPrChange>
          </w:rPr>
          <w:delText>12.</w:delText>
        </w:r>
        <w:r w:rsidRPr="00EE79D6" w:rsidDel="00A57AF0">
          <w:rPr>
            <w:rFonts w:asciiTheme="minorHAnsi" w:hAnsiTheme="minorHAnsi" w:cstheme="minorHAnsi"/>
            <w:sz w:val="22"/>
            <w:szCs w:val="22"/>
            <w:lang w:val="pl-PL"/>
            <w:rPrChange w:id="1019" w:author="Author">
              <w:rPr>
                <w:rFonts w:ascii="Calibri" w:hAnsi="Calibri" w:cs="Calibri"/>
              </w:rPr>
            </w:rPrChange>
          </w:rPr>
          <w:tab/>
          <w:delText xml:space="preserve">Tusting, L. S., Bousema, T. J., Smith, D. L. &amp; Drakeley, C. J. Measuring changes in </w:delText>
        </w:r>
        <w:r w:rsidRPr="00EE79D6" w:rsidDel="00A57AF0">
          <w:rPr>
            <w:rFonts w:asciiTheme="minorHAnsi" w:hAnsiTheme="minorHAnsi" w:cstheme="minorHAnsi"/>
            <w:i/>
            <w:iCs/>
            <w:sz w:val="22"/>
            <w:szCs w:val="22"/>
            <w:lang w:val="pl-PL"/>
            <w:rPrChange w:id="1020" w:author="Author">
              <w:rPr>
                <w:rFonts w:ascii="Calibri" w:hAnsi="Calibri" w:cs="Calibri"/>
                <w:i/>
                <w:iCs/>
              </w:rPr>
            </w:rPrChange>
          </w:rPr>
          <w:delText xml:space="preserve">Plasmodium falciparum </w:delText>
        </w:r>
        <w:r w:rsidRPr="00EE79D6" w:rsidDel="00A57AF0">
          <w:rPr>
            <w:rFonts w:asciiTheme="minorHAnsi" w:hAnsiTheme="minorHAnsi" w:cstheme="minorHAnsi"/>
            <w:sz w:val="22"/>
            <w:szCs w:val="22"/>
            <w:lang w:val="pl-PL"/>
            <w:rPrChange w:id="1021" w:author="Author">
              <w:rPr>
                <w:rFonts w:ascii="Calibri" w:hAnsi="Calibri" w:cs="Calibri"/>
              </w:rPr>
            </w:rPrChange>
          </w:rPr>
          <w:delText xml:space="preserve">transmission: precision, accuracy and costs of metrics. </w:delText>
        </w:r>
        <w:r w:rsidRPr="00EE79D6" w:rsidDel="00A57AF0">
          <w:rPr>
            <w:rFonts w:asciiTheme="minorHAnsi" w:hAnsiTheme="minorHAnsi" w:cstheme="minorHAnsi"/>
            <w:i/>
            <w:iCs/>
            <w:sz w:val="22"/>
            <w:szCs w:val="22"/>
            <w:lang w:val="pl-PL"/>
            <w:rPrChange w:id="1022" w:author="Author">
              <w:rPr>
                <w:rFonts w:ascii="Calibri" w:hAnsi="Calibri" w:cs="Calibri"/>
                <w:i/>
                <w:iCs/>
              </w:rPr>
            </w:rPrChange>
          </w:rPr>
          <w:delText>Adv. Parasitol.</w:delText>
        </w:r>
        <w:r w:rsidRPr="00EE79D6" w:rsidDel="00A57AF0">
          <w:rPr>
            <w:rFonts w:asciiTheme="minorHAnsi" w:hAnsiTheme="minorHAnsi" w:cstheme="minorHAnsi"/>
            <w:sz w:val="22"/>
            <w:szCs w:val="22"/>
            <w:lang w:val="pl-PL"/>
            <w:rPrChange w:id="1023"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24" w:author="Author">
              <w:rPr>
                <w:rFonts w:ascii="Calibri" w:hAnsi="Calibri" w:cs="Calibri"/>
                <w:b/>
                <w:bCs/>
              </w:rPr>
            </w:rPrChange>
          </w:rPr>
          <w:delText>84,</w:delText>
        </w:r>
        <w:r w:rsidRPr="00EE79D6" w:rsidDel="00A57AF0">
          <w:rPr>
            <w:rFonts w:asciiTheme="minorHAnsi" w:hAnsiTheme="minorHAnsi" w:cstheme="minorHAnsi"/>
            <w:sz w:val="22"/>
            <w:szCs w:val="22"/>
            <w:lang w:val="pl-PL"/>
            <w:rPrChange w:id="1025" w:author="Author">
              <w:rPr>
                <w:rFonts w:ascii="Calibri" w:hAnsi="Calibri" w:cs="Calibri"/>
              </w:rPr>
            </w:rPrChange>
          </w:rPr>
          <w:delText xml:space="preserve"> 151–208 (2014).</w:delText>
        </w:r>
      </w:del>
    </w:p>
    <w:p w14:paraId="5378C6FA" w14:textId="517D38D0" w:rsidR="00B64DFB" w:rsidRPr="00EE79D6" w:rsidDel="00A57AF0" w:rsidRDefault="00B64DFB" w:rsidP="00A57AF0">
      <w:pPr>
        <w:tabs>
          <w:tab w:val="left" w:pos="640"/>
        </w:tabs>
        <w:autoSpaceDE w:val="0"/>
        <w:autoSpaceDN w:val="0"/>
        <w:adjustRightInd w:val="0"/>
        <w:ind w:left="640" w:hanging="640"/>
        <w:rPr>
          <w:del w:id="1026" w:author="Author"/>
          <w:rFonts w:asciiTheme="minorHAnsi" w:hAnsiTheme="minorHAnsi" w:cstheme="minorHAnsi"/>
          <w:sz w:val="22"/>
          <w:szCs w:val="22"/>
          <w:lang w:val="pl-PL"/>
          <w:rPrChange w:id="1027" w:author="Author">
            <w:rPr>
              <w:del w:id="1028" w:author="Author"/>
              <w:rFonts w:ascii="Calibri" w:hAnsi="Calibri" w:cs="Calibri"/>
            </w:rPr>
          </w:rPrChange>
        </w:rPr>
      </w:pPr>
      <w:del w:id="1029" w:author="Author">
        <w:r w:rsidRPr="00EE79D6" w:rsidDel="00A57AF0">
          <w:rPr>
            <w:rFonts w:asciiTheme="minorHAnsi" w:hAnsiTheme="minorHAnsi" w:cstheme="minorHAnsi"/>
            <w:sz w:val="22"/>
            <w:szCs w:val="22"/>
            <w:lang w:val="pl-PL"/>
            <w:rPrChange w:id="1030" w:author="Author">
              <w:rPr>
                <w:rFonts w:ascii="Calibri" w:hAnsi="Calibri" w:cs="Calibri"/>
              </w:rPr>
            </w:rPrChange>
          </w:rPr>
          <w:delText>13.</w:delText>
        </w:r>
        <w:r w:rsidRPr="00EE79D6" w:rsidDel="00A57AF0">
          <w:rPr>
            <w:rFonts w:asciiTheme="minorHAnsi" w:hAnsiTheme="minorHAnsi" w:cstheme="minorHAnsi"/>
            <w:sz w:val="22"/>
            <w:szCs w:val="22"/>
            <w:lang w:val="pl-PL"/>
            <w:rPrChange w:id="1031" w:author="Author">
              <w:rPr>
                <w:rFonts w:ascii="Calibri" w:hAnsi="Calibri" w:cs="Calibri"/>
              </w:rPr>
            </w:rPrChange>
          </w:rPr>
          <w:tab/>
          <w:delText xml:space="preserve">Carneiro, I. </w:delText>
        </w:r>
        <w:r w:rsidRPr="00EE79D6" w:rsidDel="00A57AF0">
          <w:rPr>
            <w:rFonts w:asciiTheme="minorHAnsi" w:hAnsiTheme="minorHAnsi" w:cstheme="minorHAnsi"/>
            <w:i/>
            <w:iCs/>
            <w:sz w:val="22"/>
            <w:szCs w:val="22"/>
            <w:lang w:val="pl-PL"/>
            <w:rPrChange w:id="1032"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033" w:author="Author">
              <w:rPr>
                <w:rFonts w:ascii="Calibri" w:hAnsi="Calibri" w:cs="Calibri"/>
              </w:rPr>
            </w:rPrChange>
          </w:rPr>
          <w:delText xml:space="preserve"> Age-patterns of malaria vary with severity, transmission intensity and seasonality in sub-Saharan Africa: a systematic review and pooled analysis. </w:delText>
        </w:r>
        <w:r w:rsidRPr="00EE79D6" w:rsidDel="00A57AF0">
          <w:rPr>
            <w:rFonts w:asciiTheme="minorHAnsi" w:hAnsiTheme="minorHAnsi" w:cstheme="minorHAnsi"/>
            <w:i/>
            <w:iCs/>
            <w:sz w:val="22"/>
            <w:szCs w:val="22"/>
            <w:lang w:val="pl-PL"/>
            <w:rPrChange w:id="1034" w:author="Author">
              <w:rPr>
                <w:rFonts w:ascii="Calibri" w:hAnsi="Calibri" w:cs="Calibri"/>
                <w:i/>
                <w:iCs/>
              </w:rPr>
            </w:rPrChange>
          </w:rPr>
          <w:delText>PLoS ONE</w:delText>
        </w:r>
        <w:r w:rsidRPr="00EE79D6" w:rsidDel="00A57AF0">
          <w:rPr>
            <w:rFonts w:asciiTheme="minorHAnsi" w:hAnsiTheme="minorHAnsi" w:cstheme="minorHAnsi"/>
            <w:sz w:val="22"/>
            <w:szCs w:val="22"/>
            <w:lang w:val="pl-PL"/>
            <w:rPrChange w:id="1035"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36" w:author="Author">
              <w:rPr>
                <w:rFonts w:ascii="Calibri" w:hAnsi="Calibri" w:cs="Calibri"/>
                <w:b/>
                <w:bCs/>
              </w:rPr>
            </w:rPrChange>
          </w:rPr>
          <w:delText>5,</w:delText>
        </w:r>
        <w:r w:rsidRPr="00EE79D6" w:rsidDel="00A57AF0">
          <w:rPr>
            <w:rFonts w:asciiTheme="minorHAnsi" w:hAnsiTheme="minorHAnsi" w:cstheme="minorHAnsi"/>
            <w:sz w:val="22"/>
            <w:szCs w:val="22"/>
            <w:lang w:val="pl-PL"/>
            <w:rPrChange w:id="1037" w:author="Author">
              <w:rPr>
                <w:rFonts w:ascii="Calibri" w:hAnsi="Calibri" w:cs="Calibri"/>
              </w:rPr>
            </w:rPrChange>
          </w:rPr>
          <w:delText xml:space="preserve"> e8988 (2010).</w:delText>
        </w:r>
      </w:del>
    </w:p>
    <w:p w14:paraId="5B76384A" w14:textId="3ED7D782" w:rsidR="00B64DFB" w:rsidRPr="00EE79D6" w:rsidDel="00A57AF0" w:rsidRDefault="00B64DFB" w:rsidP="00A57AF0">
      <w:pPr>
        <w:tabs>
          <w:tab w:val="left" w:pos="640"/>
        </w:tabs>
        <w:autoSpaceDE w:val="0"/>
        <w:autoSpaceDN w:val="0"/>
        <w:adjustRightInd w:val="0"/>
        <w:ind w:left="640" w:hanging="640"/>
        <w:rPr>
          <w:del w:id="1038" w:author="Author"/>
          <w:rFonts w:asciiTheme="minorHAnsi" w:hAnsiTheme="minorHAnsi" w:cstheme="minorHAnsi"/>
          <w:sz w:val="22"/>
          <w:szCs w:val="22"/>
          <w:lang w:val="pl-PL"/>
          <w:rPrChange w:id="1039" w:author="Author">
            <w:rPr>
              <w:del w:id="1040" w:author="Author"/>
              <w:rFonts w:ascii="Calibri" w:hAnsi="Calibri" w:cs="Calibri"/>
            </w:rPr>
          </w:rPrChange>
        </w:rPr>
      </w:pPr>
      <w:del w:id="1041" w:author="Author">
        <w:r w:rsidRPr="00EE79D6" w:rsidDel="00A57AF0">
          <w:rPr>
            <w:rFonts w:asciiTheme="minorHAnsi" w:hAnsiTheme="minorHAnsi" w:cstheme="minorHAnsi"/>
            <w:sz w:val="22"/>
            <w:szCs w:val="22"/>
            <w:lang w:val="pl-PL"/>
            <w:rPrChange w:id="1042" w:author="Author">
              <w:rPr>
                <w:rFonts w:ascii="Calibri" w:hAnsi="Calibri" w:cs="Calibri"/>
              </w:rPr>
            </w:rPrChange>
          </w:rPr>
          <w:delText>14.</w:delText>
        </w:r>
        <w:r w:rsidRPr="00EE79D6" w:rsidDel="00A57AF0">
          <w:rPr>
            <w:rFonts w:asciiTheme="minorHAnsi" w:hAnsiTheme="minorHAnsi" w:cstheme="minorHAnsi"/>
            <w:sz w:val="22"/>
            <w:szCs w:val="22"/>
            <w:lang w:val="pl-PL"/>
            <w:rPrChange w:id="1043" w:author="Author">
              <w:rPr>
                <w:rFonts w:ascii="Calibri" w:hAnsi="Calibri" w:cs="Calibri"/>
              </w:rPr>
            </w:rPrChange>
          </w:rPr>
          <w:tab/>
          <w:delText xml:space="preserve">Bejon, P. </w:delText>
        </w:r>
        <w:r w:rsidRPr="00EE79D6" w:rsidDel="00A57AF0">
          <w:rPr>
            <w:rFonts w:asciiTheme="minorHAnsi" w:hAnsiTheme="minorHAnsi" w:cstheme="minorHAnsi"/>
            <w:i/>
            <w:iCs/>
            <w:sz w:val="22"/>
            <w:szCs w:val="22"/>
            <w:lang w:val="pl-PL"/>
            <w:rPrChange w:id="1044"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045" w:author="Author">
              <w:rPr>
                <w:rFonts w:ascii="Calibri" w:hAnsi="Calibri" w:cs="Calibri"/>
              </w:rPr>
            </w:rPrChange>
          </w:rPr>
          <w:delText xml:space="preserve"> Effect of the pre-erythrocytic candidate malaria vaccine RTS,S/AS01E on blood stage immunity in young children. </w:delText>
        </w:r>
        <w:r w:rsidRPr="00EE79D6" w:rsidDel="00A57AF0">
          <w:rPr>
            <w:rFonts w:asciiTheme="minorHAnsi" w:hAnsiTheme="minorHAnsi" w:cstheme="minorHAnsi"/>
            <w:i/>
            <w:iCs/>
            <w:sz w:val="22"/>
            <w:szCs w:val="22"/>
            <w:lang w:val="pl-PL"/>
            <w:rPrChange w:id="1046" w:author="Author">
              <w:rPr>
                <w:rFonts w:ascii="Calibri" w:hAnsi="Calibri" w:cs="Calibri"/>
                <w:i/>
                <w:iCs/>
              </w:rPr>
            </w:rPrChange>
          </w:rPr>
          <w:delText>J. Infect Dis</w:delText>
        </w:r>
        <w:r w:rsidRPr="00EE79D6" w:rsidDel="00A57AF0">
          <w:rPr>
            <w:rFonts w:asciiTheme="minorHAnsi" w:hAnsiTheme="minorHAnsi" w:cstheme="minorHAnsi"/>
            <w:sz w:val="22"/>
            <w:szCs w:val="22"/>
            <w:lang w:val="pl-PL"/>
            <w:rPrChange w:id="104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48" w:author="Author">
              <w:rPr>
                <w:rFonts w:ascii="Calibri" w:hAnsi="Calibri" w:cs="Calibri"/>
                <w:b/>
                <w:bCs/>
              </w:rPr>
            </w:rPrChange>
          </w:rPr>
          <w:delText>204,</w:delText>
        </w:r>
        <w:r w:rsidRPr="00EE79D6" w:rsidDel="00A57AF0">
          <w:rPr>
            <w:rFonts w:asciiTheme="minorHAnsi" w:hAnsiTheme="minorHAnsi" w:cstheme="minorHAnsi"/>
            <w:sz w:val="22"/>
            <w:szCs w:val="22"/>
            <w:lang w:val="pl-PL"/>
            <w:rPrChange w:id="1049" w:author="Author">
              <w:rPr>
                <w:rFonts w:ascii="Calibri" w:hAnsi="Calibri" w:cs="Calibri"/>
              </w:rPr>
            </w:rPrChange>
          </w:rPr>
          <w:delText xml:space="preserve"> 9–18 (2011).</w:delText>
        </w:r>
      </w:del>
    </w:p>
    <w:p w14:paraId="615A560F" w14:textId="173541D6" w:rsidR="00B64DFB" w:rsidRPr="00EE79D6" w:rsidDel="00A57AF0" w:rsidRDefault="00B64DFB" w:rsidP="00A57AF0">
      <w:pPr>
        <w:tabs>
          <w:tab w:val="left" w:pos="640"/>
        </w:tabs>
        <w:autoSpaceDE w:val="0"/>
        <w:autoSpaceDN w:val="0"/>
        <w:adjustRightInd w:val="0"/>
        <w:ind w:left="640" w:hanging="640"/>
        <w:rPr>
          <w:del w:id="1050" w:author="Author"/>
          <w:rFonts w:asciiTheme="minorHAnsi" w:hAnsiTheme="minorHAnsi" w:cstheme="minorHAnsi"/>
          <w:sz w:val="22"/>
          <w:szCs w:val="22"/>
          <w:lang w:val="pl-PL"/>
          <w:rPrChange w:id="1051" w:author="Author">
            <w:rPr>
              <w:del w:id="1052" w:author="Author"/>
              <w:rFonts w:ascii="Calibri" w:hAnsi="Calibri" w:cs="Calibri"/>
            </w:rPr>
          </w:rPrChange>
        </w:rPr>
      </w:pPr>
      <w:del w:id="1053" w:author="Author">
        <w:r w:rsidRPr="00EE79D6" w:rsidDel="00A57AF0">
          <w:rPr>
            <w:rFonts w:asciiTheme="minorHAnsi" w:hAnsiTheme="minorHAnsi" w:cstheme="minorHAnsi"/>
            <w:sz w:val="22"/>
            <w:szCs w:val="22"/>
            <w:lang w:val="pl-PL"/>
            <w:rPrChange w:id="1054" w:author="Author">
              <w:rPr>
                <w:rFonts w:ascii="Calibri" w:hAnsi="Calibri" w:cs="Calibri"/>
              </w:rPr>
            </w:rPrChange>
          </w:rPr>
          <w:delText>15.</w:delText>
        </w:r>
        <w:r w:rsidRPr="00EE79D6" w:rsidDel="00A57AF0">
          <w:rPr>
            <w:rFonts w:asciiTheme="minorHAnsi" w:hAnsiTheme="minorHAnsi" w:cstheme="minorHAnsi"/>
            <w:sz w:val="22"/>
            <w:szCs w:val="22"/>
            <w:lang w:val="pl-PL"/>
            <w:rPrChange w:id="1055" w:author="Author">
              <w:rPr>
                <w:rFonts w:ascii="Calibri" w:hAnsi="Calibri" w:cs="Calibri"/>
              </w:rPr>
            </w:rPrChange>
          </w:rPr>
          <w:tab/>
          <w:delText xml:space="preserve">Bousema, T. J., Kreuels, B. &amp; Gosling, R. Adjusting for heterogeneity of malaria transmission in longitudinal studies. </w:delText>
        </w:r>
        <w:r w:rsidRPr="00EE79D6" w:rsidDel="00A57AF0">
          <w:rPr>
            <w:rFonts w:asciiTheme="minorHAnsi" w:hAnsiTheme="minorHAnsi" w:cstheme="minorHAnsi"/>
            <w:i/>
            <w:iCs/>
            <w:sz w:val="22"/>
            <w:szCs w:val="22"/>
            <w:lang w:val="pl-PL"/>
            <w:rPrChange w:id="1056" w:author="Author">
              <w:rPr>
                <w:rFonts w:ascii="Calibri" w:hAnsi="Calibri" w:cs="Calibri"/>
                <w:i/>
                <w:iCs/>
              </w:rPr>
            </w:rPrChange>
          </w:rPr>
          <w:delText>J. Infect Dis</w:delText>
        </w:r>
        <w:r w:rsidRPr="00EE79D6" w:rsidDel="00A57AF0">
          <w:rPr>
            <w:rFonts w:asciiTheme="minorHAnsi" w:hAnsiTheme="minorHAnsi" w:cstheme="minorHAnsi"/>
            <w:sz w:val="22"/>
            <w:szCs w:val="22"/>
            <w:lang w:val="pl-PL"/>
            <w:rPrChange w:id="105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58" w:author="Author">
              <w:rPr>
                <w:rFonts w:ascii="Calibri" w:hAnsi="Calibri" w:cs="Calibri"/>
                <w:b/>
                <w:bCs/>
              </w:rPr>
            </w:rPrChange>
          </w:rPr>
          <w:delText>204,</w:delText>
        </w:r>
        <w:r w:rsidRPr="00EE79D6" w:rsidDel="00A57AF0">
          <w:rPr>
            <w:rFonts w:asciiTheme="minorHAnsi" w:hAnsiTheme="minorHAnsi" w:cstheme="minorHAnsi"/>
            <w:sz w:val="22"/>
            <w:szCs w:val="22"/>
            <w:lang w:val="pl-PL"/>
            <w:rPrChange w:id="1059" w:author="Author">
              <w:rPr>
                <w:rFonts w:ascii="Calibri" w:hAnsi="Calibri" w:cs="Calibri"/>
              </w:rPr>
            </w:rPrChange>
          </w:rPr>
          <w:delText xml:space="preserve"> 1–3 (2011).</w:delText>
        </w:r>
      </w:del>
    </w:p>
    <w:p w14:paraId="61A45BDB" w14:textId="20AC1534" w:rsidR="00B64DFB" w:rsidRPr="00EE79D6" w:rsidDel="00A57AF0" w:rsidRDefault="00B64DFB" w:rsidP="00A57AF0">
      <w:pPr>
        <w:tabs>
          <w:tab w:val="left" w:pos="640"/>
        </w:tabs>
        <w:autoSpaceDE w:val="0"/>
        <w:autoSpaceDN w:val="0"/>
        <w:adjustRightInd w:val="0"/>
        <w:ind w:left="640" w:hanging="640"/>
        <w:rPr>
          <w:del w:id="1060" w:author="Author"/>
          <w:rFonts w:asciiTheme="minorHAnsi" w:hAnsiTheme="minorHAnsi" w:cstheme="minorHAnsi"/>
          <w:sz w:val="22"/>
          <w:szCs w:val="22"/>
          <w:lang w:val="pl-PL"/>
          <w:rPrChange w:id="1061" w:author="Author">
            <w:rPr>
              <w:del w:id="1062" w:author="Author"/>
              <w:rFonts w:ascii="Calibri" w:hAnsi="Calibri" w:cs="Calibri"/>
            </w:rPr>
          </w:rPrChange>
        </w:rPr>
      </w:pPr>
      <w:del w:id="1063" w:author="Author">
        <w:r w:rsidRPr="00EE79D6" w:rsidDel="00A57AF0">
          <w:rPr>
            <w:rFonts w:asciiTheme="minorHAnsi" w:hAnsiTheme="minorHAnsi" w:cstheme="minorHAnsi"/>
            <w:sz w:val="22"/>
            <w:szCs w:val="22"/>
            <w:lang w:val="pl-PL"/>
            <w:rPrChange w:id="1064" w:author="Author">
              <w:rPr>
                <w:rFonts w:ascii="Calibri" w:hAnsi="Calibri" w:cs="Calibri"/>
              </w:rPr>
            </w:rPrChange>
          </w:rPr>
          <w:delText>16.</w:delText>
        </w:r>
        <w:r w:rsidRPr="00EE79D6" w:rsidDel="00A57AF0">
          <w:rPr>
            <w:rFonts w:asciiTheme="minorHAnsi" w:hAnsiTheme="minorHAnsi" w:cstheme="minorHAnsi"/>
            <w:sz w:val="22"/>
            <w:szCs w:val="22"/>
            <w:lang w:val="pl-PL"/>
            <w:rPrChange w:id="1065" w:author="Author">
              <w:rPr>
                <w:rFonts w:ascii="Calibri" w:hAnsi="Calibri" w:cs="Calibri"/>
              </w:rPr>
            </w:rPrChange>
          </w:rPr>
          <w:tab/>
          <w:delText xml:space="preserve">Greenhouse, B. </w:delText>
        </w:r>
        <w:r w:rsidRPr="00EE79D6" w:rsidDel="00A57AF0">
          <w:rPr>
            <w:rFonts w:asciiTheme="minorHAnsi" w:hAnsiTheme="minorHAnsi" w:cstheme="minorHAnsi"/>
            <w:i/>
            <w:iCs/>
            <w:sz w:val="22"/>
            <w:szCs w:val="22"/>
            <w:lang w:val="pl-PL"/>
            <w:rPrChange w:id="1066"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067" w:author="Author">
              <w:rPr>
                <w:rFonts w:ascii="Calibri" w:hAnsi="Calibri" w:cs="Calibri"/>
              </w:rPr>
            </w:rPrChange>
          </w:rPr>
          <w:delText xml:space="preserve"> Antibodies to </w:delText>
        </w:r>
        <w:r w:rsidRPr="00EE79D6" w:rsidDel="00A57AF0">
          <w:rPr>
            <w:rFonts w:asciiTheme="minorHAnsi" w:hAnsiTheme="minorHAnsi" w:cstheme="minorHAnsi"/>
            <w:i/>
            <w:iCs/>
            <w:sz w:val="22"/>
            <w:szCs w:val="22"/>
            <w:lang w:val="pl-PL"/>
            <w:rPrChange w:id="1068" w:author="Author">
              <w:rPr>
                <w:rFonts w:ascii="Calibri" w:hAnsi="Calibri" w:cs="Calibri"/>
                <w:i/>
                <w:iCs/>
              </w:rPr>
            </w:rPrChange>
          </w:rPr>
          <w:delText>Plasmodium falciparum</w:delText>
        </w:r>
        <w:r w:rsidRPr="00EE79D6" w:rsidDel="00A57AF0">
          <w:rPr>
            <w:rFonts w:asciiTheme="minorHAnsi" w:hAnsiTheme="minorHAnsi" w:cstheme="minorHAnsi"/>
            <w:sz w:val="22"/>
            <w:szCs w:val="22"/>
            <w:lang w:val="pl-PL"/>
            <w:rPrChange w:id="1069" w:author="Author">
              <w:rPr>
                <w:rFonts w:ascii="Calibri" w:hAnsi="Calibri" w:cs="Calibri"/>
              </w:rPr>
            </w:rPrChange>
          </w:rPr>
          <w:delText xml:space="preserve"> antigens predict a higher risk of malaria but protection from symptoms once parasitemic. </w:delText>
        </w:r>
        <w:r w:rsidRPr="00EE79D6" w:rsidDel="00A57AF0">
          <w:rPr>
            <w:rFonts w:asciiTheme="minorHAnsi" w:hAnsiTheme="minorHAnsi" w:cstheme="minorHAnsi"/>
            <w:i/>
            <w:iCs/>
            <w:sz w:val="22"/>
            <w:szCs w:val="22"/>
            <w:lang w:val="pl-PL"/>
            <w:rPrChange w:id="1070" w:author="Author">
              <w:rPr>
                <w:rFonts w:ascii="Calibri" w:hAnsi="Calibri" w:cs="Calibri"/>
                <w:i/>
                <w:iCs/>
              </w:rPr>
            </w:rPrChange>
          </w:rPr>
          <w:delText>J. Infect Dis</w:delText>
        </w:r>
        <w:r w:rsidRPr="00EE79D6" w:rsidDel="00A57AF0">
          <w:rPr>
            <w:rFonts w:asciiTheme="minorHAnsi" w:hAnsiTheme="minorHAnsi" w:cstheme="minorHAnsi"/>
            <w:sz w:val="22"/>
            <w:szCs w:val="22"/>
            <w:lang w:val="pl-PL"/>
            <w:rPrChange w:id="107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72" w:author="Author">
              <w:rPr>
                <w:rFonts w:ascii="Calibri" w:hAnsi="Calibri" w:cs="Calibri"/>
                <w:b/>
                <w:bCs/>
              </w:rPr>
            </w:rPrChange>
          </w:rPr>
          <w:delText>204,</w:delText>
        </w:r>
        <w:r w:rsidRPr="00EE79D6" w:rsidDel="00A57AF0">
          <w:rPr>
            <w:rFonts w:asciiTheme="minorHAnsi" w:hAnsiTheme="minorHAnsi" w:cstheme="minorHAnsi"/>
            <w:sz w:val="22"/>
            <w:szCs w:val="22"/>
            <w:lang w:val="pl-PL"/>
            <w:rPrChange w:id="1073" w:author="Author">
              <w:rPr>
                <w:rFonts w:ascii="Calibri" w:hAnsi="Calibri" w:cs="Calibri"/>
              </w:rPr>
            </w:rPrChange>
          </w:rPr>
          <w:delText xml:space="preserve"> 19–26 (2011).</w:delText>
        </w:r>
      </w:del>
    </w:p>
    <w:p w14:paraId="7964DBAA" w14:textId="01169B2D" w:rsidR="00B64DFB" w:rsidRPr="00EE79D6" w:rsidDel="00A57AF0" w:rsidRDefault="00B64DFB" w:rsidP="00A57AF0">
      <w:pPr>
        <w:tabs>
          <w:tab w:val="left" w:pos="640"/>
        </w:tabs>
        <w:autoSpaceDE w:val="0"/>
        <w:autoSpaceDN w:val="0"/>
        <w:adjustRightInd w:val="0"/>
        <w:ind w:left="640" w:hanging="640"/>
        <w:rPr>
          <w:del w:id="1074" w:author="Author"/>
          <w:rFonts w:asciiTheme="minorHAnsi" w:hAnsiTheme="minorHAnsi" w:cstheme="minorHAnsi"/>
          <w:sz w:val="22"/>
          <w:szCs w:val="22"/>
          <w:lang w:val="pl-PL"/>
          <w:rPrChange w:id="1075" w:author="Author">
            <w:rPr>
              <w:del w:id="1076" w:author="Author"/>
              <w:rFonts w:ascii="Calibri" w:hAnsi="Calibri" w:cs="Calibri"/>
            </w:rPr>
          </w:rPrChange>
        </w:rPr>
      </w:pPr>
      <w:del w:id="1077" w:author="Author">
        <w:r w:rsidRPr="00EE79D6" w:rsidDel="00A57AF0">
          <w:rPr>
            <w:rFonts w:asciiTheme="minorHAnsi" w:hAnsiTheme="minorHAnsi" w:cstheme="minorHAnsi"/>
            <w:sz w:val="22"/>
            <w:szCs w:val="22"/>
            <w:lang w:val="pl-PL"/>
            <w:rPrChange w:id="1078" w:author="Author">
              <w:rPr>
                <w:rFonts w:ascii="Calibri" w:hAnsi="Calibri" w:cs="Calibri"/>
              </w:rPr>
            </w:rPrChange>
          </w:rPr>
          <w:delText>17.</w:delText>
        </w:r>
        <w:r w:rsidRPr="00EE79D6" w:rsidDel="00A57AF0">
          <w:rPr>
            <w:rFonts w:asciiTheme="minorHAnsi" w:hAnsiTheme="minorHAnsi" w:cstheme="minorHAnsi"/>
            <w:sz w:val="22"/>
            <w:szCs w:val="22"/>
            <w:lang w:val="pl-PL"/>
            <w:rPrChange w:id="1079" w:author="Author">
              <w:rPr>
                <w:rFonts w:ascii="Calibri" w:hAnsi="Calibri" w:cs="Calibri"/>
              </w:rPr>
            </w:rPrChange>
          </w:rPr>
          <w:tab/>
          <w:delText xml:space="preserve">Michael, E. </w:delText>
        </w:r>
        <w:r w:rsidRPr="00EE79D6" w:rsidDel="00A57AF0">
          <w:rPr>
            <w:rFonts w:asciiTheme="minorHAnsi" w:hAnsiTheme="minorHAnsi" w:cstheme="minorHAnsi"/>
            <w:i/>
            <w:iCs/>
            <w:sz w:val="22"/>
            <w:szCs w:val="22"/>
            <w:lang w:val="pl-PL"/>
            <w:rPrChange w:id="1080"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081" w:author="Author">
              <w:rPr>
                <w:rFonts w:ascii="Calibri" w:hAnsi="Calibri" w:cs="Calibri"/>
              </w:rPr>
            </w:rPrChange>
          </w:rPr>
          <w:delText xml:space="preserve"> Quantifying mosquito biting patterns on humans by DNA fingerprinting of bloodmeals. </w:delText>
        </w:r>
        <w:r w:rsidRPr="00EE79D6" w:rsidDel="00A57AF0">
          <w:rPr>
            <w:rFonts w:asciiTheme="minorHAnsi" w:hAnsiTheme="minorHAnsi" w:cstheme="minorHAnsi"/>
            <w:i/>
            <w:iCs/>
            <w:sz w:val="22"/>
            <w:szCs w:val="22"/>
            <w:lang w:val="pl-PL"/>
            <w:rPrChange w:id="1082" w:author="Author">
              <w:rPr>
                <w:rFonts w:ascii="Calibri" w:hAnsi="Calibri" w:cs="Calibri"/>
                <w:i/>
                <w:iCs/>
              </w:rPr>
            </w:rPrChange>
          </w:rPr>
          <w:delText>Am. J. Trop. Med. Hyg.</w:delText>
        </w:r>
        <w:r w:rsidRPr="00EE79D6" w:rsidDel="00A57AF0">
          <w:rPr>
            <w:rFonts w:asciiTheme="minorHAnsi" w:hAnsiTheme="minorHAnsi" w:cstheme="minorHAnsi"/>
            <w:sz w:val="22"/>
            <w:szCs w:val="22"/>
            <w:lang w:val="pl-PL"/>
            <w:rPrChange w:id="1083"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84" w:author="Author">
              <w:rPr>
                <w:rFonts w:ascii="Calibri" w:hAnsi="Calibri" w:cs="Calibri"/>
                <w:b/>
                <w:bCs/>
              </w:rPr>
            </w:rPrChange>
          </w:rPr>
          <w:delText>65,</w:delText>
        </w:r>
        <w:r w:rsidRPr="00EE79D6" w:rsidDel="00A57AF0">
          <w:rPr>
            <w:rFonts w:asciiTheme="minorHAnsi" w:hAnsiTheme="minorHAnsi" w:cstheme="minorHAnsi"/>
            <w:sz w:val="22"/>
            <w:szCs w:val="22"/>
            <w:lang w:val="pl-PL"/>
            <w:rPrChange w:id="1085" w:author="Author">
              <w:rPr>
                <w:rFonts w:ascii="Calibri" w:hAnsi="Calibri" w:cs="Calibri"/>
              </w:rPr>
            </w:rPrChange>
          </w:rPr>
          <w:delText xml:space="preserve"> 722–728 (2001).</w:delText>
        </w:r>
      </w:del>
    </w:p>
    <w:p w14:paraId="2D4BF34F" w14:textId="613D74EE" w:rsidR="00B64DFB" w:rsidRPr="00EE79D6" w:rsidDel="00A57AF0" w:rsidRDefault="00B64DFB" w:rsidP="00A57AF0">
      <w:pPr>
        <w:tabs>
          <w:tab w:val="left" w:pos="640"/>
        </w:tabs>
        <w:autoSpaceDE w:val="0"/>
        <w:autoSpaceDN w:val="0"/>
        <w:adjustRightInd w:val="0"/>
        <w:ind w:left="640" w:hanging="640"/>
        <w:rPr>
          <w:del w:id="1086" w:author="Author"/>
          <w:rFonts w:asciiTheme="minorHAnsi" w:hAnsiTheme="minorHAnsi" w:cstheme="minorHAnsi"/>
          <w:sz w:val="22"/>
          <w:szCs w:val="22"/>
          <w:lang w:val="pl-PL"/>
          <w:rPrChange w:id="1087" w:author="Author">
            <w:rPr>
              <w:del w:id="1088" w:author="Author"/>
              <w:rFonts w:ascii="Calibri" w:hAnsi="Calibri" w:cs="Calibri"/>
            </w:rPr>
          </w:rPrChange>
        </w:rPr>
      </w:pPr>
      <w:del w:id="1089" w:author="Author">
        <w:r w:rsidRPr="00EE79D6" w:rsidDel="00A57AF0">
          <w:rPr>
            <w:rFonts w:asciiTheme="minorHAnsi" w:hAnsiTheme="minorHAnsi" w:cstheme="minorHAnsi"/>
            <w:sz w:val="22"/>
            <w:szCs w:val="22"/>
            <w:lang w:val="pl-PL"/>
            <w:rPrChange w:id="1090" w:author="Author">
              <w:rPr>
                <w:rFonts w:ascii="Calibri" w:hAnsi="Calibri" w:cs="Calibri"/>
              </w:rPr>
            </w:rPrChange>
          </w:rPr>
          <w:delText>18.</w:delText>
        </w:r>
        <w:r w:rsidRPr="00EE79D6" w:rsidDel="00A57AF0">
          <w:rPr>
            <w:rFonts w:asciiTheme="minorHAnsi" w:hAnsiTheme="minorHAnsi" w:cstheme="minorHAnsi"/>
            <w:sz w:val="22"/>
            <w:szCs w:val="22"/>
            <w:lang w:val="pl-PL"/>
            <w:rPrChange w:id="1091" w:author="Author">
              <w:rPr>
                <w:rFonts w:ascii="Calibri" w:hAnsi="Calibri" w:cs="Calibri"/>
              </w:rPr>
            </w:rPrChange>
          </w:rPr>
          <w:tab/>
          <w:delText xml:space="preserve">De Benedictis, J. </w:delText>
        </w:r>
        <w:r w:rsidRPr="00EE79D6" w:rsidDel="00A57AF0">
          <w:rPr>
            <w:rFonts w:asciiTheme="minorHAnsi" w:hAnsiTheme="minorHAnsi" w:cstheme="minorHAnsi"/>
            <w:i/>
            <w:iCs/>
            <w:sz w:val="22"/>
            <w:szCs w:val="22"/>
            <w:lang w:val="pl-PL"/>
            <w:rPrChange w:id="1092"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093" w:author="Author">
              <w:rPr>
                <w:rFonts w:ascii="Calibri" w:hAnsi="Calibri" w:cs="Calibri"/>
              </w:rPr>
            </w:rPrChange>
          </w:rPr>
          <w:delText xml:space="preserve"> Identification of the people from whom engorged </w:delText>
        </w:r>
        <w:r w:rsidRPr="00EE79D6" w:rsidDel="00A57AF0">
          <w:rPr>
            <w:rFonts w:asciiTheme="minorHAnsi" w:hAnsiTheme="minorHAnsi" w:cstheme="minorHAnsi"/>
            <w:i/>
            <w:iCs/>
            <w:sz w:val="22"/>
            <w:szCs w:val="22"/>
            <w:lang w:val="pl-PL"/>
            <w:rPrChange w:id="1094" w:author="Author">
              <w:rPr>
                <w:rFonts w:ascii="Calibri" w:hAnsi="Calibri" w:cs="Calibri"/>
                <w:i/>
                <w:iCs/>
              </w:rPr>
            </w:rPrChange>
          </w:rPr>
          <w:delText>Aedes aegypti</w:delText>
        </w:r>
        <w:r w:rsidRPr="00EE79D6" w:rsidDel="00A57AF0">
          <w:rPr>
            <w:rFonts w:asciiTheme="minorHAnsi" w:hAnsiTheme="minorHAnsi" w:cstheme="minorHAnsi"/>
            <w:sz w:val="22"/>
            <w:szCs w:val="22"/>
            <w:lang w:val="pl-PL"/>
            <w:rPrChange w:id="1095" w:author="Author">
              <w:rPr>
                <w:rFonts w:ascii="Calibri" w:hAnsi="Calibri" w:cs="Calibri"/>
              </w:rPr>
            </w:rPrChange>
          </w:rPr>
          <w:delText xml:space="preserve"> took blood meals in Florida, Puerto Rico, using polymerase chain reaction-based DNA profiling. </w:delText>
        </w:r>
        <w:r w:rsidRPr="00EE79D6" w:rsidDel="00A57AF0">
          <w:rPr>
            <w:rFonts w:asciiTheme="minorHAnsi" w:hAnsiTheme="minorHAnsi" w:cstheme="minorHAnsi"/>
            <w:i/>
            <w:iCs/>
            <w:sz w:val="22"/>
            <w:szCs w:val="22"/>
            <w:lang w:val="pl-PL"/>
            <w:rPrChange w:id="1096" w:author="Author">
              <w:rPr>
                <w:rFonts w:ascii="Calibri" w:hAnsi="Calibri" w:cs="Calibri"/>
                <w:i/>
                <w:iCs/>
              </w:rPr>
            </w:rPrChange>
          </w:rPr>
          <w:delText>Am. J. Trop. Med. Hyg.</w:delText>
        </w:r>
        <w:r w:rsidRPr="00EE79D6" w:rsidDel="00A57AF0">
          <w:rPr>
            <w:rFonts w:asciiTheme="minorHAnsi" w:hAnsiTheme="minorHAnsi" w:cstheme="minorHAnsi"/>
            <w:sz w:val="22"/>
            <w:szCs w:val="22"/>
            <w:lang w:val="pl-PL"/>
            <w:rPrChange w:id="109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098" w:author="Author">
              <w:rPr>
                <w:rFonts w:ascii="Calibri" w:hAnsi="Calibri" w:cs="Calibri"/>
                <w:b/>
                <w:bCs/>
              </w:rPr>
            </w:rPrChange>
          </w:rPr>
          <w:delText>68,</w:delText>
        </w:r>
        <w:r w:rsidRPr="00EE79D6" w:rsidDel="00A57AF0">
          <w:rPr>
            <w:rFonts w:asciiTheme="minorHAnsi" w:hAnsiTheme="minorHAnsi" w:cstheme="minorHAnsi"/>
            <w:sz w:val="22"/>
            <w:szCs w:val="22"/>
            <w:lang w:val="pl-PL"/>
            <w:rPrChange w:id="1099" w:author="Author">
              <w:rPr>
                <w:rFonts w:ascii="Calibri" w:hAnsi="Calibri" w:cs="Calibri"/>
              </w:rPr>
            </w:rPrChange>
          </w:rPr>
          <w:delText xml:space="preserve"> 437–446 (2003).</w:delText>
        </w:r>
      </w:del>
    </w:p>
    <w:p w14:paraId="55C1DC90" w14:textId="70C4E249" w:rsidR="00B64DFB" w:rsidRPr="00EE79D6" w:rsidDel="00A57AF0" w:rsidRDefault="00B64DFB" w:rsidP="00A57AF0">
      <w:pPr>
        <w:tabs>
          <w:tab w:val="left" w:pos="640"/>
        </w:tabs>
        <w:autoSpaceDE w:val="0"/>
        <w:autoSpaceDN w:val="0"/>
        <w:adjustRightInd w:val="0"/>
        <w:ind w:left="640" w:hanging="640"/>
        <w:rPr>
          <w:del w:id="1100" w:author="Author"/>
          <w:rFonts w:asciiTheme="minorHAnsi" w:hAnsiTheme="minorHAnsi" w:cstheme="minorHAnsi"/>
          <w:sz w:val="22"/>
          <w:szCs w:val="22"/>
          <w:lang w:val="pl-PL"/>
          <w:rPrChange w:id="1101" w:author="Author">
            <w:rPr>
              <w:del w:id="1102" w:author="Author"/>
              <w:rFonts w:ascii="Calibri" w:hAnsi="Calibri" w:cs="Calibri"/>
            </w:rPr>
          </w:rPrChange>
        </w:rPr>
      </w:pPr>
      <w:del w:id="1103" w:author="Author">
        <w:r w:rsidRPr="00EE79D6" w:rsidDel="00A57AF0">
          <w:rPr>
            <w:rFonts w:asciiTheme="minorHAnsi" w:hAnsiTheme="minorHAnsi" w:cstheme="minorHAnsi"/>
            <w:sz w:val="22"/>
            <w:szCs w:val="22"/>
            <w:lang w:val="pl-PL"/>
            <w:rPrChange w:id="1104" w:author="Author">
              <w:rPr>
                <w:rFonts w:ascii="Calibri" w:hAnsi="Calibri" w:cs="Calibri"/>
              </w:rPr>
            </w:rPrChange>
          </w:rPr>
          <w:delText>19.</w:delText>
        </w:r>
        <w:r w:rsidRPr="00EE79D6" w:rsidDel="00A57AF0">
          <w:rPr>
            <w:rFonts w:asciiTheme="minorHAnsi" w:hAnsiTheme="minorHAnsi" w:cstheme="minorHAnsi"/>
            <w:sz w:val="22"/>
            <w:szCs w:val="22"/>
            <w:lang w:val="pl-PL"/>
            <w:rPrChange w:id="1105" w:author="Author">
              <w:rPr>
                <w:rFonts w:ascii="Calibri" w:hAnsi="Calibri" w:cs="Calibri"/>
              </w:rPr>
            </w:rPrChange>
          </w:rPr>
          <w:tab/>
          <w:delText xml:space="preserve">Scott, T. W., Githeko, A. K., Fleisher, A., Harrington, L. C. &amp; Yan, G. DNA profiling of human blood in anophelines from lowland and highland sites in western Kenya. </w:delText>
        </w:r>
        <w:r w:rsidRPr="00EE79D6" w:rsidDel="00A57AF0">
          <w:rPr>
            <w:rFonts w:asciiTheme="minorHAnsi" w:hAnsiTheme="minorHAnsi" w:cstheme="minorHAnsi"/>
            <w:i/>
            <w:iCs/>
            <w:sz w:val="22"/>
            <w:szCs w:val="22"/>
            <w:lang w:val="pl-PL"/>
            <w:rPrChange w:id="1106" w:author="Author">
              <w:rPr>
                <w:rFonts w:ascii="Calibri" w:hAnsi="Calibri" w:cs="Calibri"/>
                <w:i/>
                <w:iCs/>
              </w:rPr>
            </w:rPrChange>
          </w:rPr>
          <w:delText>Am. J. Trop. Med. Hyg.</w:delText>
        </w:r>
        <w:r w:rsidRPr="00EE79D6" w:rsidDel="00A57AF0">
          <w:rPr>
            <w:rFonts w:asciiTheme="minorHAnsi" w:hAnsiTheme="minorHAnsi" w:cstheme="minorHAnsi"/>
            <w:sz w:val="22"/>
            <w:szCs w:val="22"/>
            <w:lang w:val="pl-PL"/>
            <w:rPrChange w:id="110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08" w:author="Author">
              <w:rPr>
                <w:rFonts w:ascii="Calibri" w:hAnsi="Calibri" w:cs="Calibri"/>
                <w:b/>
                <w:bCs/>
              </w:rPr>
            </w:rPrChange>
          </w:rPr>
          <w:delText>75,</w:delText>
        </w:r>
        <w:r w:rsidRPr="00EE79D6" w:rsidDel="00A57AF0">
          <w:rPr>
            <w:rFonts w:asciiTheme="minorHAnsi" w:hAnsiTheme="minorHAnsi" w:cstheme="minorHAnsi"/>
            <w:sz w:val="22"/>
            <w:szCs w:val="22"/>
            <w:lang w:val="pl-PL"/>
            <w:rPrChange w:id="1109" w:author="Author">
              <w:rPr>
                <w:rFonts w:ascii="Calibri" w:hAnsi="Calibri" w:cs="Calibri"/>
              </w:rPr>
            </w:rPrChange>
          </w:rPr>
          <w:delText xml:space="preserve"> 231–237 (2006).</w:delText>
        </w:r>
      </w:del>
    </w:p>
    <w:p w14:paraId="0937695E" w14:textId="60733FD0" w:rsidR="00B64DFB" w:rsidRPr="00EE79D6" w:rsidDel="00A57AF0" w:rsidRDefault="00B64DFB" w:rsidP="00A57AF0">
      <w:pPr>
        <w:tabs>
          <w:tab w:val="left" w:pos="640"/>
        </w:tabs>
        <w:autoSpaceDE w:val="0"/>
        <w:autoSpaceDN w:val="0"/>
        <w:adjustRightInd w:val="0"/>
        <w:ind w:left="640" w:hanging="640"/>
        <w:rPr>
          <w:del w:id="1110" w:author="Author"/>
          <w:rFonts w:asciiTheme="minorHAnsi" w:hAnsiTheme="minorHAnsi" w:cstheme="minorHAnsi"/>
          <w:sz w:val="22"/>
          <w:szCs w:val="22"/>
          <w:lang w:val="pl-PL"/>
          <w:rPrChange w:id="1111" w:author="Author">
            <w:rPr>
              <w:del w:id="1112" w:author="Author"/>
              <w:rFonts w:ascii="Calibri" w:hAnsi="Calibri" w:cs="Calibri"/>
            </w:rPr>
          </w:rPrChange>
        </w:rPr>
      </w:pPr>
      <w:del w:id="1113" w:author="Author">
        <w:r w:rsidRPr="00EE79D6" w:rsidDel="00A57AF0">
          <w:rPr>
            <w:rFonts w:asciiTheme="minorHAnsi" w:hAnsiTheme="minorHAnsi" w:cstheme="minorHAnsi"/>
            <w:sz w:val="22"/>
            <w:szCs w:val="22"/>
            <w:lang w:val="pl-PL"/>
            <w:rPrChange w:id="1114" w:author="Author">
              <w:rPr>
                <w:rFonts w:ascii="Calibri" w:hAnsi="Calibri" w:cs="Calibri"/>
              </w:rPr>
            </w:rPrChange>
          </w:rPr>
          <w:delText>20.</w:delText>
        </w:r>
        <w:r w:rsidRPr="00EE79D6" w:rsidDel="00A57AF0">
          <w:rPr>
            <w:rFonts w:asciiTheme="minorHAnsi" w:hAnsiTheme="minorHAnsi" w:cstheme="minorHAnsi"/>
            <w:sz w:val="22"/>
            <w:szCs w:val="22"/>
            <w:lang w:val="pl-PL"/>
            <w:rPrChange w:id="1115" w:author="Author">
              <w:rPr>
                <w:rFonts w:ascii="Calibri" w:hAnsi="Calibri" w:cs="Calibri"/>
              </w:rPr>
            </w:rPrChange>
          </w:rPr>
          <w:tab/>
          <w:delText xml:space="preserve">Smith, T. A. Estimation of heterogeneity in malaria transmission by stochastic modelling of apparent deviations from mass action kinetics. </w:delText>
        </w:r>
        <w:r w:rsidRPr="00EE79D6" w:rsidDel="00A57AF0">
          <w:rPr>
            <w:rFonts w:asciiTheme="minorHAnsi" w:hAnsiTheme="minorHAnsi" w:cstheme="minorHAnsi"/>
            <w:i/>
            <w:iCs/>
            <w:sz w:val="22"/>
            <w:szCs w:val="22"/>
            <w:lang w:val="pl-PL"/>
            <w:rPrChange w:id="1116" w:author="Author">
              <w:rPr>
                <w:rFonts w:ascii="Calibri" w:hAnsi="Calibri" w:cs="Calibri"/>
                <w:i/>
                <w:iCs/>
              </w:rPr>
            </w:rPrChange>
          </w:rPr>
          <w:delText>Malaria J</w:delText>
        </w:r>
        <w:r w:rsidRPr="00EE79D6" w:rsidDel="00A57AF0">
          <w:rPr>
            <w:rFonts w:asciiTheme="minorHAnsi" w:hAnsiTheme="minorHAnsi" w:cstheme="minorHAnsi"/>
            <w:sz w:val="22"/>
            <w:szCs w:val="22"/>
            <w:lang w:val="pl-PL"/>
            <w:rPrChange w:id="111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18" w:author="Author">
              <w:rPr>
                <w:rFonts w:ascii="Calibri" w:hAnsi="Calibri" w:cs="Calibri"/>
                <w:b/>
                <w:bCs/>
              </w:rPr>
            </w:rPrChange>
          </w:rPr>
          <w:delText>7,</w:delText>
        </w:r>
        <w:r w:rsidRPr="00EE79D6" w:rsidDel="00A57AF0">
          <w:rPr>
            <w:rFonts w:asciiTheme="minorHAnsi" w:hAnsiTheme="minorHAnsi" w:cstheme="minorHAnsi"/>
            <w:sz w:val="22"/>
            <w:szCs w:val="22"/>
            <w:lang w:val="pl-PL"/>
            <w:rPrChange w:id="1119" w:author="Author">
              <w:rPr>
                <w:rFonts w:ascii="Calibri" w:hAnsi="Calibri" w:cs="Calibri"/>
              </w:rPr>
            </w:rPrChange>
          </w:rPr>
          <w:delText xml:space="preserve"> 12 (2008).</w:delText>
        </w:r>
      </w:del>
    </w:p>
    <w:p w14:paraId="2DD1E197" w14:textId="54DF626F" w:rsidR="00B64DFB" w:rsidRPr="00EE79D6" w:rsidDel="00A57AF0" w:rsidRDefault="00B64DFB" w:rsidP="00A57AF0">
      <w:pPr>
        <w:tabs>
          <w:tab w:val="left" w:pos="640"/>
        </w:tabs>
        <w:autoSpaceDE w:val="0"/>
        <w:autoSpaceDN w:val="0"/>
        <w:adjustRightInd w:val="0"/>
        <w:ind w:left="640" w:hanging="640"/>
        <w:rPr>
          <w:del w:id="1120" w:author="Author"/>
          <w:rFonts w:asciiTheme="minorHAnsi" w:hAnsiTheme="minorHAnsi" w:cstheme="minorHAnsi"/>
          <w:sz w:val="22"/>
          <w:szCs w:val="22"/>
          <w:lang w:val="pl-PL"/>
          <w:rPrChange w:id="1121" w:author="Author">
            <w:rPr>
              <w:del w:id="1122" w:author="Author"/>
              <w:rFonts w:ascii="Calibri" w:hAnsi="Calibri" w:cs="Calibri"/>
            </w:rPr>
          </w:rPrChange>
        </w:rPr>
      </w:pPr>
      <w:del w:id="1123" w:author="Author">
        <w:r w:rsidRPr="00EE79D6" w:rsidDel="00A57AF0">
          <w:rPr>
            <w:rFonts w:asciiTheme="minorHAnsi" w:hAnsiTheme="minorHAnsi" w:cstheme="minorHAnsi"/>
            <w:sz w:val="22"/>
            <w:szCs w:val="22"/>
            <w:lang w:val="pl-PL"/>
            <w:rPrChange w:id="1124" w:author="Author">
              <w:rPr>
                <w:rFonts w:ascii="Calibri" w:hAnsi="Calibri" w:cs="Calibri"/>
              </w:rPr>
            </w:rPrChange>
          </w:rPr>
          <w:delText>21.</w:delText>
        </w:r>
        <w:r w:rsidRPr="00EE79D6" w:rsidDel="00A57AF0">
          <w:rPr>
            <w:rFonts w:asciiTheme="minorHAnsi" w:hAnsiTheme="minorHAnsi" w:cstheme="minorHAnsi"/>
            <w:sz w:val="22"/>
            <w:szCs w:val="22"/>
            <w:lang w:val="pl-PL"/>
            <w:rPrChange w:id="1125" w:author="Author">
              <w:rPr>
                <w:rFonts w:ascii="Calibri" w:hAnsi="Calibri" w:cs="Calibri"/>
              </w:rPr>
            </w:rPrChange>
          </w:rPr>
          <w:tab/>
          <w:delText xml:space="preserve">Kilama, M. </w:delText>
        </w:r>
        <w:r w:rsidRPr="00EE79D6" w:rsidDel="00A57AF0">
          <w:rPr>
            <w:rFonts w:asciiTheme="minorHAnsi" w:hAnsiTheme="minorHAnsi" w:cstheme="minorHAnsi"/>
            <w:i/>
            <w:iCs/>
            <w:sz w:val="22"/>
            <w:szCs w:val="22"/>
            <w:lang w:val="pl-PL"/>
            <w:rPrChange w:id="1126"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127" w:author="Author">
              <w:rPr>
                <w:rFonts w:ascii="Calibri" w:hAnsi="Calibri" w:cs="Calibri"/>
              </w:rPr>
            </w:rPrChange>
          </w:rPr>
          <w:delText xml:space="preserve"> Estimating the annual entomological inoculation rate for </w:delText>
        </w:r>
        <w:r w:rsidRPr="00EE79D6" w:rsidDel="00A57AF0">
          <w:rPr>
            <w:rFonts w:asciiTheme="minorHAnsi" w:hAnsiTheme="minorHAnsi" w:cstheme="minorHAnsi"/>
            <w:i/>
            <w:iCs/>
            <w:sz w:val="22"/>
            <w:szCs w:val="22"/>
            <w:lang w:val="pl-PL"/>
            <w:rPrChange w:id="1128" w:author="Author">
              <w:rPr>
                <w:rFonts w:ascii="Calibri" w:hAnsi="Calibri" w:cs="Calibri"/>
                <w:i/>
                <w:iCs/>
              </w:rPr>
            </w:rPrChange>
          </w:rPr>
          <w:delText>Plasmodium falciparum</w:delText>
        </w:r>
        <w:r w:rsidRPr="00EE79D6" w:rsidDel="00A57AF0">
          <w:rPr>
            <w:rFonts w:asciiTheme="minorHAnsi" w:hAnsiTheme="minorHAnsi" w:cstheme="minorHAnsi"/>
            <w:sz w:val="22"/>
            <w:szCs w:val="22"/>
            <w:lang w:val="pl-PL"/>
            <w:rPrChange w:id="1129" w:author="Author">
              <w:rPr>
                <w:rFonts w:ascii="Calibri" w:hAnsi="Calibri" w:cs="Calibri"/>
              </w:rPr>
            </w:rPrChange>
          </w:rPr>
          <w:delText xml:space="preserve"> transmitted by </w:delText>
        </w:r>
        <w:r w:rsidRPr="00EE79D6" w:rsidDel="00A57AF0">
          <w:rPr>
            <w:rFonts w:asciiTheme="minorHAnsi" w:hAnsiTheme="minorHAnsi" w:cstheme="minorHAnsi"/>
            <w:i/>
            <w:iCs/>
            <w:sz w:val="22"/>
            <w:szCs w:val="22"/>
            <w:lang w:val="pl-PL"/>
            <w:rPrChange w:id="1130" w:author="Author">
              <w:rPr>
                <w:rFonts w:ascii="Calibri" w:hAnsi="Calibri" w:cs="Calibri"/>
                <w:i/>
                <w:iCs/>
              </w:rPr>
            </w:rPrChange>
          </w:rPr>
          <w:delText>Anopheles gambiae s.l.</w:delText>
        </w:r>
        <w:r w:rsidRPr="00EE79D6" w:rsidDel="00A57AF0">
          <w:rPr>
            <w:rFonts w:asciiTheme="minorHAnsi" w:hAnsiTheme="minorHAnsi" w:cstheme="minorHAnsi"/>
            <w:sz w:val="22"/>
            <w:szCs w:val="22"/>
            <w:lang w:val="pl-PL"/>
            <w:rPrChange w:id="1131" w:author="Author">
              <w:rPr>
                <w:rFonts w:ascii="Calibri" w:hAnsi="Calibri" w:cs="Calibri"/>
              </w:rPr>
            </w:rPrChange>
          </w:rPr>
          <w:delText xml:space="preserve"> using three sampling methods in three sites in Uganda. </w:delText>
        </w:r>
        <w:r w:rsidRPr="00EE79D6" w:rsidDel="00A57AF0">
          <w:rPr>
            <w:rFonts w:asciiTheme="minorHAnsi" w:hAnsiTheme="minorHAnsi" w:cstheme="minorHAnsi"/>
            <w:i/>
            <w:iCs/>
            <w:sz w:val="22"/>
            <w:szCs w:val="22"/>
            <w:lang w:val="pl-PL"/>
            <w:rPrChange w:id="1132" w:author="Author">
              <w:rPr>
                <w:rFonts w:ascii="Calibri" w:hAnsi="Calibri" w:cs="Calibri"/>
                <w:i/>
                <w:iCs/>
              </w:rPr>
            </w:rPrChange>
          </w:rPr>
          <w:delText>Malaria J</w:delText>
        </w:r>
        <w:r w:rsidRPr="00EE79D6" w:rsidDel="00A57AF0">
          <w:rPr>
            <w:rFonts w:asciiTheme="minorHAnsi" w:hAnsiTheme="minorHAnsi" w:cstheme="minorHAnsi"/>
            <w:sz w:val="22"/>
            <w:szCs w:val="22"/>
            <w:lang w:val="pl-PL"/>
            <w:rPrChange w:id="1133"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34" w:author="Author">
              <w:rPr>
                <w:rFonts w:ascii="Calibri" w:hAnsi="Calibri" w:cs="Calibri"/>
                <w:b/>
                <w:bCs/>
              </w:rPr>
            </w:rPrChange>
          </w:rPr>
          <w:delText>13,</w:delText>
        </w:r>
        <w:r w:rsidRPr="00EE79D6" w:rsidDel="00A57AF0">
          <w:rPr>
            <w:rFonts w:asciiTheme="minorHAnsi" w:hAnsiTheme="minorHAnsi" w:cstheme="minorHAnsi"/>
            <w:sz w:val="22"/>
            <w:szCs w:val="22"/>
            <w:lang w:val="pl-PL"/>
            <w:rPrChange w:id="1135" w:author="Author">
              <w:rPr>
                <w:rFonts w:ascii="Calibri" w:hAnsi="Calibri" w:cs="Calibri"/>
              </w:rPr>
            </w:rPrChange>
          </w:rPr>
          <w:delText xml:space="preserve"> 111 (2014).</w:delText>
        </w:r>
      </w:del>
    </w:p>
    <w:p w14:paraId="67C8184C" w14:textId="1E24F4E7" w:rsidR="00B64DFB" w:rsidRPr="00EE79D6" w:rsidDel="00A57AF0" w:rsidRDefault="00B64DFB" w:rsidP="00A57AF0">
      <w:pPr>
        <w:tabs>
          <w:tab w:val="left" w:pos="640"/>
        </w:tabs>
        <w:autoSpaceDE w:val="0"/>
        <w:autoSpaceDN w:val="0"/>
        <w:adjustRightInd w:val="0"/>
        <w:ind w:left="640" w:hanging="640"/>
        <w:rPr>
          <w:del w:id="1136" w:author="Author"/>
          <w:rFonts w:asciiTheme="minorHAnsi" w:hAnsiTheme="minorHAnsi" w:cstheme="minorHAnsi"/>
          <w:sz w:val="22"/>
          <w:szCs w:val="22"/>
          <w:lang w:val="pl-PL"/>
          <w:rPrChange w:id="1137" w:author="Author">
            <w:rPr>
              <w:del w:id="1138" w:author="Author"/>
              <w:rFonts w:ascii="Calibri" w:hAnsi="Calibri" w:cs="Calibri"/>
            </w:rPr>
          </w:rPrChange>
        </w:rPr>
      </w:pPr>
      <w:del w:id="1139" w:author="Author">
        <w:r w:rsidRPr="00EE79D6" w:rsidDel="00A57AF0">
          <w:rPr>
            <w:rFonts w:asciiTheme="minorHAnsi" w:hAnsiTheme="minorHAnsi" w:cstheme="minorHAnsi"/>
            <w:sz w:val="22"/>
            <w:szCs w:val="22"/>
            <w:lang w:val="pl-PL"/>
            <w:rPrChange w:id="1140" w:author="Author">
              <w:rPr>
                <w:rFonts w:ascii="Calibri" w:hAnsi="Calibri" w:cs="Calibri"/>
              </w:rPr>
            </w:rPrChange>
          </w:rPr>
          <w:delText>22.</w:delText>
        </w:r>
        <w:r w:rsidRPr="00EE79D6" w:rsidDel="00A57AF0">
          <w:rPr>
            <w:rFonts w:asciiTheme="minorHAnsi" w:hAnsiTheme="minorHAnsi" w:cstheme="minorHAnsi"/>
            <w:sz w:val="22"/>
            <w:szCs w:val="22"/>
            <w:lang w:val="pl-PL"/>
            <w:rPrChange w:id="1141" w:author="Author">
              <w:rPr>
                <w:rFonts w:ascii="Calibri" w:hAnsi="Calibri" w:cs="Calibri"/>
              </w:rPr>
            </w:rPrChange>
          </w:rPr>
          <w:tab/>
          <w:delText xml:space="preserve">Katureebe, A. </w:delText>
        </w:r>
        <w:r w:rsidRPr="00EE79D6" w:rsidDel="00A57AF0">
          <w:rPr>
            <w:rFonts w:asciiTheme="minorHAnsi" w:hAnsiTheme="minorHAnsi" w:cstheme="minorHAnsi"/>
            <w:i/>
            <w:iCs/>
            <w:sz w:val="22"/>
            <w:szCs w:val="22"/>
            <w:lang w:val="pl-PL"/>
            <w:rPrChange w:id="1142"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143" w:author="Author">
              <w:rPr>
                <w:rFonts w:ascii="Calibri" w:hAnsi="Calibri" w:cs="Calibri"/>
              </w:rPr>
            </w:rPrChange>
          </w:rPr>
          <w:delText xml:space="preserve"> Measures of malaria burden after long-lasting insecticidal net distribution and indoor residual spraying at three sites in Uganda: a prospective observational study. </w:delText>
        </w:r>
        <w:r w:rsidRPr="00EE79D6" w:rsidDel="00A57AF0">
          <w:rPr>
            <w:rFonts w:asciiTheme="minorHAnsi" w:hAnsiTheme="minorHAnsi" w:cstheme="minorHAnsi"/>
            <w:i/>
            <w:iCs/>
            <w:sz w:val="22"/>
            <w:szCs w:val="22"/>
            <w:lang w:val="pl-PL"/>
            <w:rPrChange w:id="1144" w:author="Author">
              <w:rPr>
                <w:rFonts w:ascii="Calibri" w:hAnsi="Calibri" w:cs="Calibri"/>
                <w:i/>
                <w:iCs/>
              </w:rPr>
            </w:rPrChange>
          </w:rPr>
          <w:delText>PLoS Med</w:delText>
        </w:r>
        <w:r w:rsidRPr="00EE79D6" w:rsidDel="00A57AF0">
          <w:rPr>
            <w:rFonts w:asciiTheme="minorHAnsi" w:hAnsiTheme="minorHAnsi" w:cstheme="minorHAnsi"/>
            <w:sz w:val="22"/>
            <w:szCs w:val="22"/>
            <w:lang w:val="pl-PL"/>
            <w:rPrChange w:id="1145"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46" w:author="Author">
              <w:rPr>
                <w:rFonts w:ascii="Calibri" w:hAnsi="Calibri" w:cs="Calibri"/>
                <w:b/>
                <w:bCs/>
              </w:rPr>
            </w:rPrChange>
          </w:rPr>
          <w:delText>13,</w:delText>
        </w:r>
        <w:r w:rsidRPr="00EE79D6" w:rsidDel="00A57AF0">
          <w:rPr>
            <w:rFonts w:asciiTheme="minorHAnsi" w:hAnsiTheme="minorHAnsi" w:cstheme="minorHAnsi"/>
            <w:sz w:val="22"/>
            <w:szCs w:val="22"/>
            <w:lang w:val="pl-PL"/>
            <w:rPrChange w:id="1147" w:author="Author">
              <w:rPr>
                <w:rFonts w:ascii="Calibri" w:hAnsi="Calibri" w:cs="Calibri"/>
              </w:rPr>
            </w:rPrChange>
          </w:rPr>
          <w:delText xml:space="preserve"> e1002167 (2016).</w:delText>
        </w:r>
      </w:del>
    </w:p>
    <w:p w14:paraId="02590F87" w14:textId="71E372AE" w:rsidR="00B64DFB" w:rsidRPr="00EE79D6" w:rsidDel="00A57AF0" w:rsidRDefault="00B64DFB" w:rsidP="00A57AF0">
      <w:pPr>
        <w:tabs>
          <w:tab w:val="left" w:pos="640"/>
        </w:tabs>
        <w:autoSpaceDE w:val="0"/>
        <w:autoSpaceDN w:val="0"/>
        <w:adjustRightInd w:val="0"/>
        <w:ind w:left="640" w:hanging="640"/>
        <w:rPr>
          <w:del w:id="1148" w:author="Author"/>
          <w:rFonts w:asciiTheme="minorHAnsi" w:hAnsiTheme="minorHAnsi" w:cstheme="minorHAnsi"/>
          <w:sz w:val="22"/>
          <w:szCs w:val="22"/>
          <w:lang w:val="pl-PL"/>
          <w:rPrChange w:id="1149" w:author="Author">
            <w:rPr>
              <w:del w:id="1150" w:author="Author"/>
              <w:rFonts w:ascii="Calibri" w:hAnsi="Calibri" w:cs="Calibri"/>
            </w:rPr>
          </w:rPrChange>
        </w:rPr>
      </w:pPr>
      <w:del w:id="1151" w:author="Author">
        <w:r w:rsidRPr="00EE79D6" w:rsidDel="00A57AF0">
          <w:rPr>
            <w:rFonts w:asciiTheme="minorHAnsi" w:hAnsiTheme="minorHAnsi" w:cstheme="minorHAnsi"/>
            <w:sz w:val="22"/>
            <w:szCs w:val="22"/>
            <w:lang w:val="pl-PL"/>
            <w:rPrChange w:id="1152" w:author="Author">
              <w:rPr>
                <w:rFonts w:ascii="Calibri" w:hAnsi="Calibri" w:cs="Calibri"/>
              </w:rPr>
            </w:rPrChange>
          </w:rPr>
          <w:delText>23.</w:delText>
        </w:r>
        <w:r w:rsidRPr="00EE79D6" w:rsidDel="00A57AF0">
          <w:rPr>
            <w:rFonts w:asciiTheme="minorHAnsi" w:hAnsiTheme="minorHAnsi" w:cstheme="minorHAnsi"/>
            <w:sz w:val="22"/>
            <w:szCs w:val="22"/>
            <w:lang w:val="pl-PL"/>
            <w:rPrChange w:id="1153" w:author="Author">
              <w:rPr>
                <w:rFonts w:ascii="Calibri" w:hAnsi="Calibri" w:cs="Calibri"/>
              </w:rPr>
            </w:rPrChange>
          </w:rPr>
          <w:tab/>
          <w:delText xml:space="preserve">Dietz, K. in </w:delText>
        </w:r>
        <w:r w:rsidRPr="00EE79D6" w:rsidDel="00A57AF0">
          <w:rPr>
            <w:rFonts w:asciiTheme="minorHAnsi" w:hAnsiTheme="minorHAnsi" w:cstheme="minorHAnsi"/>
            <w:i/>
            <w:iCs/>
            <w:sz w:val="22"/>
            <w:szCs w:val="22"/>
            <w:lang w:val="pl-PL"/>
            <w:rPrChange w:id="1154" w:author="Author">
              <w:rPr>
                <w:rFonts w:ascii="Calibri" w:hAnsi="Calibri" w:cs="Calibri"/>
                <w:i/>
                <w:iCs/>
              </w:rPr>
            </w:rPrChange>
          </w:rPr>
          <w:delText>Vito Volterra Symposium on Mathematical Models in biology</w:delText>
        </w:r>
        <w:r w:rsidRPr="00EE79D6" w:rsidDel="00A57AF0">
          <w:rPr>
            <w:rFonts w:asciiTheme="minorHAnsi" w:hAnsiTheme="minorHAnsi" w:cstheme="minorHAnsi"/>
            <w:sz w:val="22"/>
            <w:szCs w:val="22"/>
            <w:lang w:val="pl-PL"/>
            <w:rPrChange w:id="1155" w:author="Author">
              <w:rPr>
                <w:rFonts w:ascii="Calibri" w:hAnsi="Calibri" w:cs="Calibri"/>
              </w:rPr>
            </w:rPrChange>
          </w:rPr>
          <w:delText xml:space="preserve"> (eds. Barigozzi, C. &amp; Levin, S. A.) 264–277 (Springer-Verlag, 1980).</w:delText>
        </w:r>
      </w:del>
    </w:p>
    <w:p w14:paraId="2DB56172" w14:textId="7B35F6CD" w:rsidR="00B64DFB" w:rsidRPr="00EE79D6" w:rsidDel="00A57AF0" w:rsidRDefault="00B64DFB" w:rsidP="00A57AF0">
      <w:pPr>
        <w:tabs>
          <w:tab w:val="left" w:pos="640"/>
        </w:tabs>
        <w:autoSpaceDE w:val="0"/>
        <w:autoSpaceDN w:val="0"/>
        <w:adjustRightInd w:val="0"/>
        <w:ind w:left="640" w:hanging="640"/>
        <w:rPr>
          <w:del w:id="1156" w:author="Author"/>
          <w:rFonts w:asciiTheme="minorHAnsi" w:hAnsiTheme="minorHAnsi" w:cstheme="minorHAnsi"/>
          <w:sz w:val="22"/>
          <w:szCs w:val="22"/>
          <w:lang w:val="pl-PL"/>
          <w:rPrChange w:id="1157" w:author="Author">
            <w:rPr>
              <w:del w:id="1158" w:author="Author"/>
              <w:rFonts w:ascii="Calibri" w:hAnsi="Calibri" w:cs="Calibri"/>
            </w:rPr>
          </w:rPrChange>
        </w:rPr>
      </w:pPr>
      <w:del w:id="1159" w:author="Author">
        <w:r w:rsidRPr="00EE79D6" w:rsidDel="00A57AF0">
          <w:rPr>
            <w:rFonts w:asciiTheme="minorHAnsi" w:hAnsiTheme="minorHAnsi" w:cstheme="minorHAnsi"/>
            <w:sz w:val="22"/>
            <w:szCs w:val="22"/>
            <w:lang w:val="pl-PL"/>
            <w:rPrChange w:id="1160" w:author="Author">
              <w:rPr>
                <w:rFonts w:ascii="Calibri" w:hAnsi="Calibri" w:cs="Calibri"/>
              </w:rPr>
            </w:rPrChange>
          </w:rPr>
          <w:delText>24.</w:delText>
        </w:r>
        <w:r w:rsidRPr="00EE79D6" w:rsidDel="00A57AF0">
          <w:rPr>
            <w:rFonts w:asciiTheme="minorHAnsi" w:hAnsiTheme="minorHAnsi" w:cstheme="minorHAnsi"/>
            <w:sz w:val="22"/>
            <w:szCs w:val="22"/>
            <w:lang w:val="pl-PL"/>
            <w:rPrChange w:id="1161" w:author="Author">
              <w:rPr>
                <w:rFonts w:ascii="Calibri" w:hAnsi="Calibri" w:cs="Calibri"/>
              </w:rPr>
            </w:rPrChange>
          </w:rPr>
          <w:tab/>
          <w:delText xml:space="preserve">Dietz, K. in </w:delText>
        </w:r>
        <w:r w:rsidRPr="00EE79D6" w:rsidDel="00A57AF0">
          <w:rPr>
            <w:rFonts w:asciiTheme="minorHAnsi" w:hAnsiTheme="minorHAnsi" w:cstheme="minorHAnsi"/>
            <w:i/>
            <w:iCs/>
            <w:sz w:val="22"/>
            <w:szCs w:val="22"/>
            <w:lang w:val="pl-PL"/>
            <w:rPrChange w:id="1162" w:author="Author">
              <w:rPr>
                <w:rFonts w:ascii="Calibri" w:hAnsi="Calibri" w:cs="Calibri"/>
                <w:i/>
                <w:iCs/>
              </w:rPr>
            </w:rPrChange>
          </w:rPr>
          <w:delText xml:space="preserve">Malaria </w:delText>
        </w:r>
        <w:r w:rsidRPr="00EE79D6" w:rsidDel="00A57AF0">
          <w:rPr>
            <w:rFonts w:asciiTheme="minorHAnsi" w:hAnsiTheme="minorHAnsi" w:cstheme="minorHAnsi"/>
            <w:sz w:val="22"/>
            <w:szCs w:val="22"/>
            <w:lang w:val="pl-PL"/>
            <w:rPrChange w:id="1163" w:author="Author">
              <w:rPr>
                <w:rFonts w:ascii="Calibri" w:hAnsi="Calibri" w:cs="Calibri"/>
              </w:rPr>
            </w:rPrChange>
          </w:rPr>
          <w:delText>(eds. Wernsdorfer, W. &amp; McGregor, I. A.) 1091–1133 (Churchill Livingstone, 1988).</w:delText>
        </w:r>
      </w:del>
    </w:p>
    <w:p w14:paraId="22681D1F" w14:textId="23D7C537" w:rsidR="00B64DFB" w:rsidRPr="00EE79D6" w:rsidDel="00A57AF0" w:rsidRDefault="00B64DFB" w:rsidP="00A57AF0">
      <w:pPr>
        <w:tabs>
          <w:tab w:val="left" w:pos="640"/>
        </w:tabs>
        <w:autoSpaceDE w:val="0"/>
        <w:autoSpaceDN w:val="0"/>
        <w:adjustRightInd w:val="0"/>
        <w:ind w:left="640" w:hanging="640"/>
        <w:rPr>
          <w:del w:id="1164" w:author="Author"/>
          <w:rFonts w:asciiTheme="minorHAnsi" w:hAnsiTheme="minorHAnsi" w:cstheme="minorHAnsi"/>
          <w:sz w:val="22"/>
          <w:szCs w:val="22"/>
          <w:lang w:val="pl-PL"/>
          <w:rPrChange w:id="1165" w:author="Author">
            <w:rPr>
              <w:del w:id="1166" w:author="Author"/>
              <w:rFonts w:ascii="Calibri" w:hAnsi="Calibri" w:cs="Calibri"/>
            </w:rPr>
          </w:rPrChange>
        </w:rPr>
      </w:pPr>
      <w:del w:id="1167" w:author="Author">
        <w:r w:rsidRPr="00EE79D6" w:rsidDel="00A57AF0">
          <w:rPr>
            <w:rFonts w:asciiTheme="minorHAnsi" w:hAnsiTheme="minorHAnsi" w:cstheme="minorHAnsi"/>
            <w:sz w:val="22"/>
            <w:szCs w:val="22"/>
            <w:lang w:val="pl-PL"/>
            <w:rPrChange w:id="1168" w:author="Author">
              <w:rPr>
                <w:rFonts w:ascii="Calibri" w:hAnsi="Calibri" w:cs="Calibri"/>
              </w:rPr>
            </w:rPrChange>
          </w:rPr>
          <w:delText>25.</w:delText>
        </w:r>
        <w:r w:rsidRPr="00EE79D6" w:rsidDel="00A57AF0">
          <w:rPr>
            <w:rFonts w:asciiTheme="minorHAnsi" w:hAnsiTheme="minorHAnsi" w:cstheme="minorHAnsi"/>
            <w:sz w:val="22"/>
            <w:szCs w:val="22"/>
            <w:lang w:val="pl-PL"/>
            <w:rPrChange w:id="1169" w:author="Author">
              <w:rPr>
                <w:rFonts w:ascii="Calibri" w:hAnsi="Calibri" w:cs="Calibri"/>
              </w:rPr>
            </w:rPrChange>
          </w:rPr>
          <w:tab/>
          <w:delText xml:space="preserve">Dye, C. &amp; Hasibeder, G. Population dynamics of mosquito-borne disease: effects of flies which bite some people more frequently than others. </w:delText>
        </w:r>
        <w:r w:rsidRPr="00EE79D6" w:rsidDel="00A57AF0">
          <w:rPr>
            <w:rFonts w:asciiTheme="minorHAnsi" w:hAnsiTheme="minorHAnsi" w:cstheme="minorHAnsi"/>
            <w:i/>
            <w:iCs/>
            <w:sz w:val="22"/>
            <w:szCs w:val="22"/>
            <w:lang w:val="pl-PL"/>
            <w:rPrChange w:id="1170" w:author="Author">
              <w:rPr>
                <w:rFonts w:ascii="Calibri" w:hAnsi="Calibri" w:cs="Calibri"/>
                <w:i/>
                <w:iCs/>
              </w:rPr>
            </w:rPrChange>
          </w:rPr>
          <w:delText>Trans R Soc Trop Med Hyg</w:delText>
        </w:r>
        <w:r w:rsidRPr="00EE79D6" w:rsidDel="00A57AF0">
          <w:rPr>
            <w:rFonts w:asciiTheme="minorHAnsi" w:hAnsiTheme="minorHAnsi" w:cstheme="minorHAnsi"/>
            <w:sz w:val="22"/>
            <w:szCs w:val="22"/>
            <w:lang w:val="pl-PL"/>
            <w:rPrChange w:id="117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72" w:author="Author">
              <w:rPr>
                <w:rFonts w:ascii="Calibri" w:hAnsi="Calibri" w:cs="Calibri"/>
                <w:b/>
                <w:bCs/>
              </w:rPr>
            </w:rPrChange>
          </w:rPr>
          <w:delText>80,</w:delText>
        </w:r>
        <w:r w:rsidRPr="00EE79D6" w:rsidDel="00A57AF0">
          <w:rPr>
            <w:rFonts w:asciiTheme="minorHAnsi" w:hAnsiTheme="minorHAnsi" w:cstheme="minorHAnsi"/>
            <w:sz w:val="22"/>
            <w:szCs w:val="22"/>
            <w:lang w:val="pl-PL"/>
            <w:rPrChange w:id="1173" w:author="Author">
              <w:rPr>
                <w:rFonts w:ascii="Calibri" w:hAnsi="Calibri" w:cs="Calibri"/>
              </w:rPr>
            </w:rPrChange>
          </w:rPr>
          <w:delText xml:space="preserve"> 69–77 (1986).</w:delText>
        </w:r>
      </w:del>
    </w:p>
    <w:p w14:paraId="0F31FC6A" w14:textId="4C1EF8B4" w:rsidR="00B64DFB" w:rsidRPr="00EE79D6" w:rsidDel="00A57AF0" w:rsidRDefault="00B64DFB" w:rsidP="00A57AF0">
      <w:pPr>
        <w:tabs>
          <w:tab w:val="left" w:pos="640"/>
        </w:tabs>
        <w:autoSpaceDE w:val="0"/>
        <w:autoSpaceDN w:val="0"/>
        <w:adjustRightInd w:val="0"/>
        <w:ind w:left="640" w:hanging="640"/>
        <w:rPr>
          <w:del w:id="1174" w:author="Author"/>
          <w:rFonts w:asciiTheme="minorHAnsi" w:hAnsiTheme="minorHAnsi" w:cstheme="minorHAnsi"/>
          <w:sz w:val="22"/>
          <w:szCs w:val="22"/>
          <w:lang w:val="pl-PL"/>
          <w:rPrChange w:id="1175" w:author="Author">
            <w:rPr>
              <w:del w:id="1176" w:author="Author"/>
              <w:rFonts w:ascii="Calibri" w:hAnsi="Calibri" w:cs="Calibri"/>
            </w:rPr>
          </w:rPrChange>
        </w:rPr>
      </w:pPr>
      <w:del w:id="1177" w:author="Author">
        <w:r w:rsidRPr="00EE79D6" w:rsidDel="00A57AF0">
          <w:rPr>
            <w:rFonts w:asciiTheme="minorHAnsi" w:hAnsiTheme="minorHAnsi" w:cstheme="minorHAnsi"/>
            <w:sz w:val="22"/>
            <w:szCs w:val="22"/>
            <w:lang w:val="pl-PL"/>
            <w:rPrChange w:id="1178" w:author="Author">
              <w:rPr>
                <w:rFonts w:ascii="Calibri" w:hAnsi="Calibri" w:cs="Calibri"/>
              </w:rPr>
            </w:rPrChange>
          </w:rPr>
          <w:delText>26.</w:delText>
        </w:r>
        <w:r w:rsidRPr="00EE79D6" w:rsidDel="00A57AF0">
          <w:rPr>
            <w:rFonts w:asciiTheme="minorHAnsi" w:hAnsiTheme="minorHAnsi" w:cstheme="minorHAnsi"/>
            <w:sz w:val="22"/>
            <w:szCs w:val="22"/>
            <w:lang w:val="pl-PL"/>
            <w:rPrChange w:id="1179" w:author="Author">
              <w:rPr>
                <w:rFonts w:ascii="Calibri" w:hAnsi="Calibri" w:cs="Calibri"/>
              </w:rPr>
            </w:rPrChange>
          </w:rPr>
          <w:tab/>
          <w:delText xml:space="preserve">Lloyd, A. L., Zhang, J. &amp; Root, A. M. Stochasticity and heterogeneity in host-vector models. </w:delText>
        </w:r>
        <w:r w:rsidRPr="00EE79D6" w:rsidDel="00A57AF0">
          <w:rPr>
            <w:rFonts w:asciiTheme="minorHAnsi" w:hAnsiTheme="minorHAnsi" w:cstheme="minorHAnsi"/>
            <w:i/>
            <w:iCs/>
            <w:sz w:val="22"/>
            <w:szCs w:val="22"/>
            <w:lang w:val="pl-PL"/>
            <w:rPrChange w:id="1180" w:author="Author">
              <w:rPr>
                <w:rFonts w:ascii="Calibri" w:hAnsi="Calibri" w:cs="Calibri"/>
                <w:i/>
                <w:iCs/>
              </w:rPr>
            </w:rPrChange>
          </w:rPr>
          <w:delText>J. R. Soc. Interface</w:delText>
        </w:r>
        <w:r w:rsidRPr="00EE79D6" w:rsidDel="00A57AF0">
          <w:rPr>
            <w:rFonts w:asciiTheme="minorHAnsi" w:hAnsiTheme="minorHAnsi" w:cstheme="minorHAnsi"/>
            <w:sz w:val="22"/>
            <w:szCs w:val="22"/>
            <w:lang w:val="pl-PL"/>
            <w:rPrChange w:id="118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82" w:author="Author">
              <w:rPr>
                <w:rFonts w:ascii="Calibri" w:hAnsi="Calibri" w:cs="Calibri"/>
                <w:b/>
                <w:bCs/>
              </w:rPr>
            </w:rPrChange>
          </w:rPr>
          <w:delText>4,</w:delText>
        </w:r>
        <w:r w:rsidRPr="00EE79D6" w:rsidDel="00A57AF0">
          <w:rPr>
            <w:rFonts w:asciiTheme="minorHAnsi" w:hAnsiTheme="minorHAnsi" w:cstheme="minorHAnsi"/>
            <w:sz w:val="22"/>
            <w:szCs w:val="22"/>
            <w:lang w:val="pl-PL"/>
            <w:rPrChange w:id="1183" w:author="Author">
              <w:rPr>
                <w:rFonts w:ascii="Calibri" w:hAnsi="Calibri" w:cs="Calibri"/>
              </w:rPr>
            </w:rPrChange>
          </w:rPr>
          <w:delText xml:space="preserve"> 851–863 (2007).</w:delText>
        </w:r>
      </w:del>
    </w:p>
    <w:p w14:paraId="0BAD334C" w14:textId="024BDE30" w:rsidR="00B64DFB" w:rsidRPr="00EE79D6" w:rsidDel="00A57AF0" w:rsidRDefault="00B64DFB" w:rsidP="00A57AF0">
      <w:pPr>
        <w:tabs>
          <w:tab w:val="left" w:pos="640"/>
        </w:tabs>
        <w:autoSpaceDE w:val="0"/>
        <w:autoSpaceDN w:val="0"/>
        <w:adjustRightInd w:val="0"/>
        <w:ind w:left="640" w:hanging="640"/>
        <w:rPr>
          <w:del w:id="1184" w:author="Author"/>
          <w:rFonts w:asciiTheme="minorHAnsi" w:hAnsiTheme="minorHAnsi" w:cstheme="minorHAnsi"/>
          <w:sz w:val="22"/>
          <w:szCs w:val="22"/>
          <w:lang w:val="pl-PL"/>
          <w:rPrChange w:id="1185" w:author="Author">
            <w:rPr>
              <w:del w:id="1186" w:author="Author"/>
              <w:rFonts w:ascii="Calibri" w:hAnsi="Calibri" w:cs="Calibri"/>
            </w:rPr>
          </w:rPrChange>
        </w:rPr>
      </w:pPr>
      <w:del w:id="1187" w:author="Author">
        <w:r w:rsidRPr="00EE79D6" w:rsidDel="00A57AF0">
          <w:rPr>
            <w:rFonts w:asciiTheme="minorHAnsi" w:hAnsiTheme="minorHAnsi" w:cstheme="minorHAnsi"/>
            <w:sz w:val="22"/>
            <w:szCs w:val="22"/>
            <w:lang w:val="pl-PL"/>
            <w:rPrChange w:id="1188" w:author="Author">
              <w:rPr>
                <w:rFonts w:ascii="Calibri" w:hAnsi="Calibri" w:cs="Calibri"/>
              </w:rPr>
            </w:rPrChange>
          </w:rPr>
          <w:delText>27.</w:delText>
        </w:r>
        <w:r w:rsidRPr="00EE79D6" w:rsidDel="00A57AF0">
          <w:rPr>
            <w:rFonts w:asciiTheme="minorHAnsi" w:hAnsiTheme="minorHAnsi" w:cstheme="minorHAnsi"/>
            <w:sz w:val="22"/>
            <w:szCs w:val="22"/>
            <w:lang w:val="pl-PL"/>
            <w:rPrChange w:id="1189" w:author="Author">
              <w:rPr>
                <w:rFonts w:ascii="Calibri" w:hAnsi="Calibri" w:cs="Calibri"/>
              </w:rPr>
            </w:rPrChange>
          </w:rPr>
          <w:tab/>
          <w:delText xml:space="preserve">Smith, D. L., Dushoff, J. &amp; McKenzie, F. E. The risk of a mosquito-borne infection in a heterogeneous environment. </w:delText>
        </w:r>
        <w:r w:rsidRPr="00EE79D6" w:rsidDel="00A57AF0">
          <w:rPr>
            <w:rFonts w:asciiTheme="minorHAnsi" w:hAnsiTheme="minorHAnsi" w:cstheme="minorHAnsi"/>
            <w:i/>
            <w:iCs/>
            <w:sz w:val="22"/>
            <w:szCs w:val="22"/>
            <w:lang w:val="pl-PL"/>
            <w:rPrChange w:id="1190" w:author="Author">
              <w:rPr>
                <w:rFonts w:ascii="Calibri" w:hAnsi="Calibri" w:cs="Calibri"/>
                <w:i/>
                <w:iCs/>
              </w:rPr>
            </w:rPrChange>
          </w:rPr>
          <w:delText>PloS Biol.</w:delText>
        </w:r>
        <w:r w:rsidRPr="00EE79D6" w:rsidDel="00A57AF0">
          <w:rPr>
            <w:rFonts w:asciiTheme="minorHAnsi" w:hAnsiTheme="minorHAnsi" w:cstheme="minorHAnsi"/>
            <w:sz w:val="22"/>
            <w:szCs w:val="22"/>
            <w:lang w:val="pl-PL"/>
            <w:rPrChange w:id="119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192" w:author="Author">
              <w:rPr>
                <w:rFonts w:ascii="Calibri" w:hAnsi="Calibri" w:cs="Calibri"/>
                <w:b/>
                <w:bCs/>
              </w:rPr>
            </w:rPrChange>
          </w:rPr>
          <w:delText>2,</w:delText>
        </w:r>
        <w:r w:rsidRPr="00EE79D6" w:rsidDel="00A57AF0">
          <w:rPr>
            <w:rFonts w:asciiTheme="minorHAnsi" w:hAnsiTheme="minorHAnsi" w:cstheme="minorHAnsi"/>
            <w:sz w:val="22"/>
            <w:szCs w:val="22"/>
            <w:lang w:val="pl-PL"/>
            <w:rPrChange w:id="1193" w:author="Author">
              <w:rPr>
                <w:rFonts w:ascii="Calibri" w:hAnsi="Calibri" w:cs="Calibri"/>
              </w:rPr>
            </w:rPrChange>
          </w:rPr>
          <w:delText xml:space="preserve"> e368 (2004).</w:delText>
        </w:r>
      </w:del>
    </w:p>
    <w:p w14:paraId="0E959459" w14:textId="006BCE59" w:rsidR="00B64DFB" w:rsidRPr="00EE79D6" w:rsidDel="00A57AF0" w:rsidRDefault="00B64DFB" w:rsidP="00A57AF0">
      <w:pPr>
        <w:tabs>
          <w:tab w:val="left" w:pos="640"/>
        </w:tabs>
        <w:autoSpaceDE w:val="0"/>
        <w:autoSpaceDN w:val="0"/>
        <w:adjustRightInd w:val="0"/>
        <w:ind w:left="640" w:hanging="640"/>
        <w:rPr>
          <w:del w:id="1194" w:author="Author"/>
          <w:rFonts w:asciiTheme="minorHAnsi" w:hAnsiTheme="minorHAnsi" w:cstheme="minorHAnsi"/>
          <w:sz w:val="22"/>
          <w:szCs w:val="22"/>
          <w:lang w:val="pl-PL"/>
          <w:rPrChange w:id="1195" w:author="Author">
            <w:rPr>
              <w:del w:id="1196" w:author="Author"/>
              <w:rFonts w:ascii="Calibri" w:hAnsi="Calibri" w:cs="Calibri"/>
            </w:rPr>
          </w:rPrChange>
        </w:rPr>
      </w:pPr>
      <w:del w:id="1197" w:author="Author">
        <w:r w:rsidRPr="00EE79D6" w:rsidDel="00A57AF0">
          <w:rPr>
            <w:rFonts w:asciiTheme="minorHAnsi" w:hAnsiTheme="minorHAnsi" w:cstheme="minorHAnsi"/>
            <w:sz w:val="22"/>
            <w:szCs w:val="22"/>
            <w:lang w:val="pl-PL"/>
            <w:rPrChange w:id="1198" w:author="Author">
              <w:rPr>
                <w:rFonts w:ascii="Calibri" w:hAnsi="Calibri" w:cs="Calibri"/>
              </w:rPr>
            </w:rPrChange>
          </w:rPr>
          <w:delText>28.</w:delText>
        </w:r>
        <w:r w:rsidRPr="00EE79D6" w:rsidDel="00A57AF0">
          <w:rPr>
            <w:rFonts w:asciiTheme="minorHAnsi" w:hAnsiTheme="minorHAnsi" w:cstheme="minorHAnsi"/>
            <w:sz w:val="22"/>
            <w:szCs w:val="22"/>
            <w:lang w:val="pl-PL"/>
            <w:rPrChange w:id="1199" w:author="Author">
              <w:rPr>
                <w:rFonts w:ascii="Calibri" w:hAnsi="Calibri" w:cs="Calibri"/>
              </w:rPr>
            </w:rPrChange>
          </w:rPr>
          <w:tab/>
          <w:delText xml:space="preserve">Lindsay, S. W. </w:delText>
        </w:r>
        <w:r w:rsidRPr="00EE79D6" w:rsidDel="00A57AF0">
          <w:rPr>
            <w:rFonts w:asciiTheme="minorHAnsi" w:hAnsiTheme="minorHAnsi" w:cstheme="minorHAnsi"/>
            <w:i/>
            <w:iCs/>
            <w:sz w:val="22"/>
            <w:szCs w:val="22"/>
            <w:lang w:val="pl-PL"/>
            <w:rPrChange w:id="1200"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01" w:author="Author">
              <w:rPr>
                <w:rFonts w:ascii="Calibri" w:hAnsi="Calibri" w:cs="Calibri"/>
              </w:rPr>
            </w:rPrChange>
          </w:rPr>
          <w:delText xml:space="preserve"> Exposure of Gambian children to </w:delText>
        </w:r>
        <w:r w:rsidRPr="00EE79D6" w:rsidDel="00A57AF0">
          <w:rPr>
            <w:rFonts w:asciiTheme="minorHAnsi" w:hAnsiTheme="minorHAnsi" w:cstheme="minorHAnsi"/>
            <w:i/>
            <w:iCs/>
            <w:sz w:val="22"/>
            <w:szCs w:val="22"/>
            <w:lang w:val="pl-PL"/>
            <w:rPrChange w:id="1202" w:author="Author">
              <w:rPr>
                <w:rFonts w:ascii="Calibri" w:hAnsi="Calibri" w:cs="Calibri"/>
                <w:i/>
                <w:iCs/>
              </w:rPr>
            </w:rPrChange>
          </w:rPr>
          <w:delText xml:space="preserve">Anopheles gambiae </w:delText>
        </w:r>
        <w:r w:rsidRPr="00EE79D6" w:rsidDel="00A57AF0">
          <w:rPr>
            <w:rFonts w:asciiTheme="minorHAnsi" w:hAnsiTheme="minorHAnsi" w:cstheme="minorHAnsi"/>
            <w:sz w:val="22"/>
            <w:szCs w:val="22"/>
            <w:lang w:val="pl-PL"/>
            <w:rPrChange w:id="1203" w:author="Author">
              <w:rPr>
                <w:rFonts w:ascii="Calibri" w:hAnsi="Calibri" w:cs="Calibri"/>
              </w:rPr>
            </w:rPrChange>
          </w:rPr>
          <w:delText xml:space="preserve">malaria vectors in an irrigated rice production area. </w:delText>
        </w:r>
        <w:r w:rsidRPr="00EE79D6" w:rsidDel="00A57AF0">
          <w:rPr>
            <w:rFonts w:asciiTheme="minorHAnsi" w:hAnsiTheme="minorHAnsi" w:cstheme="minorHAnsi"/>
            <w:i/>
            <w:iCs/>
            <w:sz w:val="22"/>
            <w:szCs w:val="22"/>
            <w:lang w:val="pl-PL"/>
            <w:rPrChange w:id="1204" w:author="Author">
              <w:rPr>
                <w:rFonts w:ascii="Calibri" w:hAnsi="Calibri" w:cs="Calibri"/>
                <w:i/>
                <w:iCs/>
              </w:rPr>
            </w:rPrChange>
          </w:rPr>
          <w:delText>Med Vet Entomol</w:delText>
        </w:r>
        <w:r w:rsidRPr="00EE79D6" w:rsidDel="00A57AF0">
          <w:rPr>
            <w:rFonts w:asciiTheme="minorHAnsi" w:hAnsiTheme="minorHAnsi" w:cstheme="minorHAnsi"/>
            <w:sz w:val="22"/>
            <w:szCs w:val="22"/>
            <w:lang w:val="pl-PL"/>
            <w:rPrChange w:id="1205"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06" w:author="Author">
              <w:rPr>
                <w:rFonts w:ascii="Calibri" w:hAnsi="Calibri" w:cs="Calibri"/>
                <w:b/>
                <w:bCs/>
              </w:rPr>
            </w:rPrChange>
          </w:rPr>
          <w:delText>9,</w:delText>
        </w:r>
        <w:r w:rsidRPr="00EE79D6" w:rsidDel="00A57AF0">
          <w:rPr>
            <w:rFonts w:asciiTheme="minorHAnsi" w:hAnsiTheme="minorHAnsi" w:cstheme="minorHAnsi"/>
            <w:sz w:val="22"/>
            <w:szCs w:val="22"/>
            <w:lang w:val="pl-PL"/>
            <w:rPrChange w:id="1207" w:author="Author">
              <w:rPr>
                <w:rFonts w:ascii="Calibri" w:hAnsi="Calibri" w:cs="Calibri"/>
              </w:rPr>
            </w:rPrChange>
          </w:rPr>
          <w:delText xml:space="preserve"> 50–58 (1995).</w:delText>
        </w:r>
      </w:del>
    </w:p>
    <w:p w14:paraId="1B68D47B" w14:textId="4F6512F8" w:rsidR="00B64DFB" w:rsidRPr="00EE79D6" w:rsidDel="00A57AF0" w:rsidRDefault="00B64DFB" w:rsidP="00A57AF0">
      <w:pPr>
        <w:tabs>
          <w:tab w:val="left" w:pos="640"/>
        </w:tabs>
        <w:autoSpaceDE w:val="0"/>
        <w:autoSpaceDN w:val="0"/>
        <w:adjustRightInd w:val="0"/>
        <w:ind w:left="640" w:hanging="640"/>
        <w:rPr>
          <w:del w:id="1208" w:author="Author"/>
          <w:rFonts w:asciiTheme="minorHAnsi" w:hAnsiTheme="minorHAnsi" w:cstheme="minorHAnsi"/>
          <w:sz w:val="22"/>
          <w:szCs w:val="22"/>
          <w:lang w:val="pl-PL"/>
          <w:rPrChange w:id="1209" w:author="Author">
            <w:rPr>
              <w:del w:id="1210" w:author="Author"/>
              <w:rFonts w:ascii="Calibri" w:hAnsi="Calibri" w:cs="Calibri"/>
            </w:rPr>
          </w:rPrChange>
        </w:rPr>
      </w:pPr>
      <w:del w:id="1211" w:author="Author">
        <w:r w:rsidRPr="00EE79D6" w:rsidDel="00A57AF0">
          <w:rPr>
            <w:rFonts w:asciiTheme="minorHAnsi" w:hAnsiTheme="minorHAnsi" w:cstheme="minorHAnsi"/>
            <w:sz w:val="22"/>
            <w:szCs w:val="22"/>
            <w:lang w:val="pl-PL"/>
            <w:rPrChange w:id="1212" w:author="Author">
              <w:rPr>
                <w:rFonts w:ascii="Calibri" w:hAnsi="Calibri" w:cs="Calibri"/>
              </w:rPr>
            </w:rPrChange>
          </w:rPr>
          <w:delText>29.</w:delText>
        </w:r>
        <w:r w:rsidRPr="00EE79D6" w:rsidDel="00A57AF0">
          <w:rPr>
            <w:rFonts w:asciiTheme="minorHAnsi" w:hAnsiTheme="minorHAnsi" w:cstheme="minorHAnsi"/>
            <w:sz w:val="22"/>
            <w:szCs w:val="22"/>
            <w:lang w:val="pl-PL"/>
            <w:rPrChange w:id="1213" w:author="Author">
              <w:rPr>
                <w:rFonts w:ascii="Calibri" w:hAnsi="Calibri" w:cs="Calibri"/>
              </w:rPr>
            </w:rPrChange>
          </w:rPr>
          <w:tab/>
          <w:delText xml:space="preserve">Bisanzio, D. </w:delText>
        </w:r>
        <w:r w:rsidRPr="00EE79D6" w:rsidDel="00A57AF0">
          <w:rPr>
            <w:rFonts w:asciiTheme="minorHAnsi" w:hAnsiTheme="minorHAnsi" w:cstheme="minorHAnsi"/>
            <w:i/>
            <w:iCs/>
            <w:sz w:val="22"/>
            <w:szCs w:val="22"/>
            <w:lang w:val="pl-PL"/>
            <w:rPrChange w:id="1214"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15" w:author="Author">
              <w:rPr>
                <w:rFonts w:ascii="Calibri" w:hAnsi="Calibri" w:cs="Calibri"/>
              </w:rPr>
            </w:rPrChange>
          </w:rPr>
          <w:delText xml:space="preserve"> Modeling the spread of vector-borne diseases on bipartite networks. </w:delText>
        </w:r>
        <w:r w:rsidRPr="00EE79D6" w:rsidDel="00A57AF0">
          <w:rPr>
            <w:rFonts w:asciiTheme="minorHAnsi" w:hAnsiTheme="minorHAnsi" w:cstheme="minorHAnsi"/>
            <w:i/>
            <w:iCs/>
            <w:sz w:val="22"/>
            <w:szCs w:val="22"/>
            <w:lang w:val="pl-PL"/>
            <w:rPrChange w:id="1216" w:author="Author">
              <w:rPr>
                <w:rFonts w:ascii="Calibri" w:hAnsi="Calibri" w:cs="Calibri"/>
                <w:i/>
                <w:iCs/>
              </w:rPr>
            </w:rPrChange>
          </w:rPr>
          <w:delText>PLoS ONE</w:delText>
        </w:r>
        <w:r w:rsidRPr="00EE79D6" w:rsidDel="00A57AF0">
          <w:rPr>
            <w:rFonts w:asciiTheme="minorHAnsi" w:hAnsiTheme="minorHAnsi" w:cstheme="minorHAnsi"/>
            <w:sz w:val="22"/>
            <w:szCs w:val="22"/>
            <w:lang w:val="pl-PL"/>
            <w:rPrChange w:id="121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18" w:author="Author">
              <w:rPr>
                <w:rFonts w:ascii="Calibri" w:hAnsi="Calibri" w:cs="Calibri"/>
                <w:b/>
                <w:bCs/>
              </w:rPr>
            </w:rPrChange>
          </w:rPr>
          <w:delText>5,</w:delText>
        </w:r>
        <w:r w:rsidRPr="00EE79D6" w:rsidDel="00A57AF0">
          <w:rPr>
            <w:rFonts w:asciiTheme="minorHAnsi" w:hAnsiTheme="minorHAnsi" w:cstheme="minorHAnsi"/>
            <w:sz w:val="22"/>
            <w:szCs w:val="22"/>
            <w:lang w:val="pl-PL"/>
            <w:rPrChange w:id="1219" w:author="Author">
              <w:rPr>
                <w:rFonts w:ascii="Calibri" w:hAnsi="Calibri" w:cs="Calibri"/>
              </w:rPr>
            </w:rPrChange>
          </w:rPr>
          <w:delText xml:space="preserve"> e13796 (2010).</w:delText>
        </w:r>
      </w:del>
    </w:p>
    <w:p w14:paraId="1FAC245D" w14:textId="38F4658C" w:rsidR="00B64DFB" w:rsidRPr="00EE79D6" w:rsidDel="00A57AF0" w:rsidRDefault="00B64DFB" w:rsidP="00A57AF0">
      <w:pPr>
        <w:tabs>
          <w:tab w:val="left" w:pos="640"/>
        </w:tabs>
        <w:autoSpaceDE w:val="0"/>
        <w:autoSpaceDN w:val="0"/>
        <w:adjustRightInd w:val="0"/>
        <w:ind w:left="640" w:hanging="640"/>
        <w:rPr>
          <w:del w:id="1220" w:author="Author"/>
          <w:rFonts w:asciiTheme="minorHAnsi" w:hAnsiTheme="minorHAnsi" w:cstheme="minorHAnsi"/>
          <w:sz w:val="22"/>
          <w:szCs w:val="22"/>
          <w:lang w:val="pl-PL"/>
          <w:rPrChange w:id="1221" w:author="Author">
            <w:rPr>
              <w:del w:id="1222" w:author="Author"/>
              <w:rFonts w:ascii="Calibri" w:hAnsi="Calibri" w:cs="Calibri"/>
            </w:rPr>
          </w:rPrChange>
        </w:rPr>
      </w:pPr>
      <w:del w:id="1223" w:author="Author">
        <w:r w:rsidRPr="00EE79D6" w:rsidDel="00A57AF0">
          <w:rPr>
            <w:rFonts w:asciiTheme="minorHAnsi" w:hAnsiTheme="minorHAnsi" w:cstheme="minorHAnsi"/>
            <w:sz w:val="22"/>
            <w:szCs w:val="22"/>
            <w:lang w:val="pl-PL"/>
            <w:rPrChange w:id="1224" w:author="Author">
              <w:rPr>
                <w:rFonts w:ascii="Calibri" w:hAnsi="Calibri" w:cs="Calibri"/>
              </w:rPr>
            </w:rPrChange>
          </w:rPr>
          <w:delText>30.</w:delText>
        </w:r>
        <w:r w:rsidRPr="00EE79D6" w:rsidDel="00A57AF0">
          <w:rPr>
            <w:rFonts w:asciiTheme="minorHAnsi" w:hAnsiTheme="minorHAnsi" w:cstheme="minorHAnsi"/>
            <w:sz w:val="22"/>
            <w:szCs w:val="22"/>
            <w:lang w:val="pl-PL"/>
            <w:rPrChange w:id="1225" w:author="Author">
              <w:rPr>
                <w:rFonts w:ascii="Calibri" w:hAnsi="Calibri" w:cs="Calibri"/>
              </w:rPr>
            </w:rPrChange>
          </w:rPr>
          <w:tab/>
          <w:delText xml:space="preserve">Ferreri, L. </w:delText>
        </w:r>
        <w:r w:rsidRPr="00EE79D6" w:rsidDel="00A57AF0">
          <w:rPr>
            <w:rFonts w:asciiTheme="minorHAnsi" w:hAnsiTheme="minorHAnsi" w:cstheme="minorHAnsi"/>
            <w:i/>
            <w:iCs/>
            <w:sz w:val="22"/>
            <w:szCs w:val="22"/>
            <w:lang w:val="pl-PL"/>
            <w:rPrChange w:id="1226"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27" w:author="Author">
              <w:rPr>
                <w:rFonts w:ascii="Calibri" w:hAnsi="Calibri" w:cs="Calibri"/>
              </w:rPr>
            </w:rPrChange>
          </w:rPr>
          <w:delText xml:space="preserve"> Pattern of tick aggregation on mice: larger than expected distribution tail enhances the spread of tick-borne pathogens. </w:delText>
        </w:r>
        <w:r w:rsidRPr="00EE79D6" w:rsidDel="00A57AF0">
          <w:rPr>
            <w:rFonts w:asciiTheme="minorHAnsi" w:hAnsiTheme="minorHAnsi" w:cstheme="minorHAnsi"/>
            <w:i/>
            <w:iCs/>
            <w:sz w:val="22"/>
            <w:szCs w:val="22"/>
            <w:lang w:val="pl-PL"/>
            <w:rPrChange w:id="1228" w:author="Author">
              <w:rPr>
                <w:rFonts w:ascii="Calibri" w:hAnsi="Calibri" w:cs="Calibri"/>
                <w:i/>
                <w:iCs/>
              </w:rPr>
            </w:rPrChange>
          </w:rPr>
          <w:delText>PLoS Comput Biol</w:delText>
        </w:r>
        <w:r w:rsidRPr="00EE79D6" w:rsidDel="00A57AF0">
          <w:rPr>
            <w:rFonts w:asciiTheme="minorHAnsi" w:hAnsiTheme="minorHAnsi" w:cstheme="minorHAnsi"/>
            <w:sz w:val="22"/>
            <w:szCs w:val="22"/>
            <w:lang w:val="pl-PL"/>
            <w:rPrChange w:id="122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30" w:author="Author">
              <w:rPr>
                <w:rFonts w:ascii="Calibri" w:hAnsi="Calibri" w:cs="Calibri"/>
                <w:b/>
                <w:bCs/>
              </w:rPr>
            </w:rPrChange>
          </w:rPr>
          <w:delText>10,</w:delText>
        </w:r>
        <w:r w:rsidRPr="00EE79D6" w:rsidDel="00A57AF0">
          <w:rPr>
            <w:rFonts w:asciiTheme="minorHAnsi" w:hAnsiTheme="minorHAnsi" w:cstheme="minorHAnsi"/>
            <w:sz w:val="22"/>
            <w:szCs w:val="22"/>
            <w:lang w:val="pl-PL"/>
            <w:rPrChange w:id="1231" w:author="Author">
              <w:rPr>
                <w:rFonts w:ascii="Calibri" w:hAnsi="Calibri" w:cs="Calibri"/>
              </w:rPr>
            </w:rPrChange>
          </w:rPr>
          <w:delText xml:space="preserve"> e1003931 (2014).</w:delText>
        </w:r>
      </w:del>
    </w:p>
    <w:p w14:paraId="29FBC7AC" w14:textId="1B8B237E" w:rsidR="00B64DFB" w:rsidRPr="00EE79D6" w:rsidDel="00A57AF0" w:rsidRDefault="00B64DFB" w:rsidP="00A57AF0">
      <w:pPr>
        <w:tabs>
          <w:tab w:val="left" w:pos="640"/>
        </w:tabs>
        <w:autoSpaceDE w:val="0"/>
        <w:autoSpaceDN w:val="0"/>
        <w:adjustRightInd w:val="0"/>
        <w:ind w:left="640" w:hanging="640"/>
        <w:rPr>
          <w:del w:id="1232" w:author="Author"/>
          <w:rFonts w:asciiTheme="minorHAnsi" w:hAnsiTheme="minorHAnsi" w:cstheme="minorHAnsi"/>
          <w:sz w:val="22"/>
          <w:szCs w:val="22"/>
          <w:lang w:val="pl-PL"/>
          <w:rPrChange w:id="1233" w:author="Author">
            <w:rPr>
              <w:del w:id="1234" w:author="Author"/>
              <w:rFonts w:ascii="Calibri" w:hAnsi="Calibri" w:cs="Calibri"/>
            </w:rPr>
          </w:rPrChange>
        </w:rPr>
      </w:pPr>
      <w:del w:id="1235" w:author="Author">
        <w:r w:rsidRPr="00EE79D6" w:rsidDel="00A57AF0">
          <w:rPr>
            <w:rFonts w:asciiTheme="minorHAnsi" w:hAnsiTheme="minorHAnsi" w:cstheme="minorHAnsi"/>
            <w:sz w:val="22"/>
            <w:szCs w:val="22"/>
            <w:lang w:val="pl-PL"/>
            <w:rPrChange w:id="1236" w:author="Author">
              <w:rPr>
                <w:rFonts w:ascii="Calibri" w:hAnsi="Calibri" w:cs="Calibri"/>
              </w:rPr>
            </w:rPrChange>
          </w:rPr>
          <w:delText>31.</w:delText>
        </w:r>
        <w:r w:rsidRPr="00EE79D6" w:rsidDel="00A57AF0">
          <w:rPr>
            <w:rFonts w:asciiTheme="minorHAnsi" w:hAnsiTheme="minorHAnsi" w:cstheme="minorHAnsi"/>
            <w:sz w:val="22"/>
            <w:szCs w:val="22"/>
            <w:lang w:val="pl-PL"/>
            <w:rPrChange w:id="1237" w:author="Author">
              <w:rPr>
                <w:rFonts w:ascii="Calibri" w:hAnsi="Calibri" w:cs="Calibri"/>
              </w:rPr>
            </w:rPrChange>
          </w:rPr>
          <w:tab/>
          <w:delText xml:space="preserve">Kigozi, S. P. </w:delText>
        </w:r>
        <w:r w:rsidRPr="00EE79D6" w:rsidDel="00A57AF0">
          <w:rPr>
            <w:rFonts w:asciiTheme="minorHAnsi" w:hAnsiTheme="minorHAnsi" w:cstheme="minorHAnsi"/>
            <w:i/>
            <w:iCs/>
            <w:sz w:val="22"/>
            <w:szCs w:val="22"/>
            <w:lang w:val="pl-PL"/>
            <w:rPrChange w:id="1238"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39" w:author="Author">
              <w:rPr>
                <w:rFonts w:ascii="Calibri" w:hAnsi="Calibri" w:cs="Calibri"/>
              </w:rPr>
            </w:rPrChange>
          </w:rPr>
          <w:delText xml:space="preserve"> Associations between urbanicity and malaria at local scales in Uganda. </w:delText>
        </w:r>
        <w:r w:rsidRPr="00EE79D6" w:rsidDel="00A57AF0">
          <w:rPr>
            <w:rFonts w:asciiTheme="minorHAnsi" w:hAnsiTheme="minorHAnsi" w:cstheme="minorHAnsi"/>
            <w:i/>
            <w:iCs/>
            <w:sz w:val="22"/>
            <w:szCs w:val="22"/>
            <w:lang w:val="pl-PL"/>
            <w:rPrChange w:id="1240" w:author="Author">
              <w:rPr>
                <w:rFonts w:ascii="Calibri" w:hAnsi="Calibri" w:cs="Calibri"/>
                <w:i/>
                <w:iCs/>
              </w:rPr>
            </w:rPrChange>
          </w:rPr>
          <w:delText>Malaria J</w:delText>
        </w:r>
        <w:r w:rsidRPr="00EE79D6" w:rsidDel="00A57AF0">
          <w:rPr>
            <w:rFonts w:asciiTheme="minorHAnsi" w:hAnsiTheme="minorHAnsi" w:cstheme="minorHAnsi"/>
            <w:sz w:val="22"/>
            <w:szCs w:val="22"/>
            <w:lang w:val="pl-PL"/>
            <w:rPrChange w:id="124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42" w:author="Author">
              <w:rPr>
                <w:rFonts w:ascii="Calibri" w:hAnsi="Calibri" w:cs="Calibri"/>
                <w:b/>
                <w:bCs/>
              </w:rPr>
            </w:rPrChange>
          </w:rPr>
          <w:delText>14,</w:delText>
        </w:r>
        <w:r w:rsidRPr="00EE79D6" w:rsidDel="00A57AF0">
          <w:rPr>
            <w:rFonts w:asciiTheme="minorHAnsi" w:hAnsiTheme="minorHAnsi" w:cstheme="minorHAnsi"/>
            <w:sz w:val="22"/>
            <w:szCs w:val="22"/>
            <w:lang w:val="pl-PL"/>
            <w:rPrChange w:id="1243" w:author="Author">
              <w:rPr>
                <w:rFonts w:ascii="Calibri" w:hAnsi="Calibri" w:cs="Calibri"/>
              </w:rPr>
            </w:rPrChange>
          </w:rPr>
          <w:delText xml:space="preserve"> 374 (2015).</w:delText>
        </w:r>
      </w:del>
    </w:p>
    <w:p w14:paraId="3B27DAB1" w14:textId="49025431" w:rsidR="00B64DFB" w:rsidRPr="00EE79D6" w:rsidDel="00A57AF0" w:rsidRDefault="00B64DFB" w:rsidP="00A57AF0">
      <w:pPr>
        <w:tabs>
          <w:tab w:val="left" w:pos="640"/>
        </w:tabs>
        <w:autoSpaceDE w:val="0"/>
        <w:autoSpaceDN w:val="0"/>
        <w:adjustRightInd w:val="0"/>
        <w:ind w:left="640" w:hanging="640"/>
        <w:rPr>
          <w:del w:id="1244" w:author="Author"/>
          <w:rFonts w:asciiTheme="minorHAnsi" w:hAnsiTheme="minorHAnsi" w:cstheme="minorHAnsi"/>
          <w:sz w:val="22"/>
          <w:szCs w:val="22"/>
          <w:lang w:val="pl-PL"/>
          <w:rPrChange w:id="1245" w:author="Author">
            <w:rPr>
              <w:del w:id="1246" w:author="Author"/>
              <w:rFonts w:ascii="Calibri" w:hAnsi="Calibri" w:cs="Calibri"/>
            </w:rPr>
          </w:rPrChange>
        </w:rPr>
      </w:pPr>
      <w:del w:id="1247" w:author="Author">
        <w:r w:rsidRPr="00EE79D6" w:rsidDel="00A57AF0">
          <w:rPr>
            <w:rFonts w:asciiTheme="minorHAnsi" w:hAnsiTheme="minorHAnsi" w:cstheme="minorHAnsi"/>
            <w:sz w:val="22"/>
            <w:szCs w:val="22"/>
            <w:lang w:val="pl-PL"/>
            <w:rPrChange w:id="1248" w:author="Author">
              <w:rPr>
                <w:rFonts w:ascii="Calibri" w:hAnsi="Calibri" w:cs="Calibri"/>
              </w:rPr>
            </w:rPrChange>
          </w:rPr>
          <w:delText>32.</w:delText>
        </w:r>
        <w:r w:rsidRPr="00EE79D6" w:rsidDel="00A57AF0">
          <w:rPr>
            <w:rFonts w:asciiTheme="minorHAnsi" w:hAnsiTheme="minorHAnsi" w:cstheme="minorHAnsi"/>
            <w:sz w:val="22"/>
            <w:szCs w:val="22"/>
            <w:lang w:val="pl-PL"/>
            <w:rPrChange w:id="1249" w:author="Author">
              <w:rPr>
                <w:rFonts w:ascii="Calibri" w:hAnsi="Calibri" w:cs="Calibri"/>
              </w:rPr>
            </w:rPrChange>
          </w:rPr>
          <w:tab/>
          <w:delText xml:space="preserve">Wanzirah, H. </w:delText>
        </w:r>
        <w:r w:rsidRPr="00EE79D6" w:rsidDel="00A57AF0">
          <w:rPr>
            <w:rFonts w:asciiTheme="minorHAnsi" w:hAnsiTheme="minorHAnsi" w:cstheme="minorHAnsi"/>
            <w:i/>
            <w:iCs/>
            <w:sz w:val="22"/>
            <w:szCs w:val="22"/>
            <w:lang w:val="pl-PL"/>
            <w:rPrChange w:id="1250"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51" w:author="Author">
              <w:rPr>
                <w:rFonts w:ascii="Calibri" w:hAnsi="Calibri" w:cs="Calibri"/>
              </w:rPr>
            </w:rPrChange>
          </w:rPr>
          <w:delText xml:space="preserve"> Mind the gap: house structure and the risk of malaria in Uganda. </w:delText>
        </w:r>
        <w:r w:rsidRPr="00EE79D6" w:rsidDel="00A57AF0">
          <w:rPr>
            <w:rFonts w:asciiTheme="minorHAnsi" w:hAnsiTheme="minorHAnsi" w:cstheme="minorHAnsi"/>
            <w:i/>
            <w:iCs/>
            <w:sz w:val="22"/>
            <w:szCs w:val="22"/>
            <w:lang w:val="pl-PL"/>
            <w:rPrChange w:id="1252" w:author="Author">
              <w:rPr>
                <w:rFonts w:ascii="Calibri" w:hAnsi="Calibri" w:cs="Calibri"/>
                <w:i/>
                <w:iCs/>
              </w:rPr>
            </w:rPrChange>
          </w:rPr>
          <w:delText>PLoS ONE</w:delText>
        </w:r>
        <w:r w:rsidRPr="00EE79D6" w:rsidDel="00A57AF0">
          <w:rPr>
            <w:rFonts w:asciiTheme="minorHAnsi" w:hAnsiTheme="minorHAnsi" w:cstheme="minorHAnsi"/>
            <w:sz w:val="22"/>
            <w:szCs w:val="22"/>
            <w:lang w:val="pl-PL"/>
            <w:rPrChange w:id="1253"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54" w:author="Author">
              <w:rPr>
                <w:rFonts w:ascii="Calibri" w:hAnsi="Calibri" w:cs="Calibri"/>
                <w:b/>
                <w:bCs/>
              </w:rPr>
            </w:rPrChange>
          </w:rPr>
          <w:delText>10,</w:delText>
        </w:r>
        <w:r w:rsidRPr="00EE79D6" w:rsidDel="00A57AF0">
          <w:rPr>
            <w:rFonts w:asciiTheme="minorHAnsi" w:hAnsiTheme="minorHAnsi" w:cstheme="minorHAnsi"/>
            <w:sz w:val="22"/>
            <w:szCs w:val="22"/>
            <w:lang w:val="pl-PL"/>
            <w:rPrChange w:id="1255" w:author="Author">
              <w:rPr>
                <w:rFonts w:ascii="Calibri" w:hAnsi="Calibri" w:cs="Calibri"/>
              </w:rPr>
            </w:rPrChange>
          </w:rPr>
          <w:delText xml:space="preserve"> e0117396 (2015).</w:delText>
        </w:r>
      </w:del>
    </w:p>
    <w:p w14:paraId="02FD7D8A" w14:textId="53C940FF" w:rsidR="00B64DFB" w:rsidRPr="00EE79D6" w:rsidDel="00A57AF0" w:rsidRDefault="00B64DFB" w:rsidP="00A57AF0">
      <w:pPr>
        <w:tabs>
          <w:tab w:val="left" w:pos="640"/>
        </w:tabs>
        <w:autoSpaceDE w:val="0"/>
        <w:autoSpaceDN w:val="0"/>
        <w:adjustRightInd w:val="0"/>
        <w:ind w:left="640" w:hanging="640"/>
        <w:rPr>
          <w:del w:id="1256" w:author="Author"/>
          <w:rFonts w:asciiTheme="minorHAnsi" w:hAnsiTheme="minorHAnsi" w:cstheme="minorHAnsi"/>
          <w:sz w:val="22"/>
          <w:szCs w:val="22"/>
          <w:lang w:val="pl-PL"/>
          <w:rPrChange w:id="1257" w:author="Author">
            <w:rPr>
              <w:del w:id="1258" w:author="Author"/>
              <w:rFonts w:ascii="Calibri" w:hAnsi="Calibri" w:cs="Calibri"/>
            </w:rPr>
          </w:rPrChange>
        </w:rPr>
      </w:pPr>
      <w:del w:id="1259" w:author="Author">
        <w:r w:rsidRPr="00EE79D6" w:rsidDel="00A57AF0">
          <w:rPr>
            <w:rFonts w:asciiTheme="minorHAnsi" w:hAnsiTheme="minorHAnsi" w:cstheme="minorHAnsi"/>
            <w:sz w:val="22"/>
            <w:szCs w:val="22"/>
            <w:lang w:val="pl-PL"/>
            <w:rPrChange w:id="1260" w:author="Author">
              <w:rPr>
                <w:rFonts w:ascii="Calibri" w:hAnsi="Calibri" w:cs="Calibri"/>
              </w:rPr>
            </w:rPrChange>
          </w:rPr>
          <w:delText>33.</w:delText>
        </w:r>
        <w:r w:rsidRPr="00EE79D6" w:rsidDel="00A57AF0">
          <w:rPr>
            <w:rFonts w:asciiTheme="minorHAnsi" w:hAnsiTheme="minorHAnsi" w:cstheme="minorHAnsi"/>
            <w:sz w:val="22"/>
            <w:szCs w:val="22"/>
            <w:lang w:val="pl-PL"/>
            <w:rPrChange w:id="1261" w:author="Author">
              <w:rPr>
                <w:rFonts w:ascii="Calibri" w:hAnsi="Calibri" w:cs="Calibri"/>
              </w:rPr>
            </w:rPrChange>
          </w:rPr>
          <w:tab/>
          <w:delText xml:space="preserve">Alegana, V. A. </w:delText>
        </w:r>
        <w:r w:rsidRPr="00EE79D6" w:rsidDel="00A57AF0">
          <w:rPr>
            <w:rFonts w:asciiTheme="minorHAnsi" w:hAnsiTheme="minorHAnsi" w:cstheme="minorHAnsi"/>
            <w:i/>
            <w:iCs/>
            <w:sz w:val="22"/>
            <w:szCs w:val="22"/>
            <w:lang w:val="pl-PL"/>
            <w:rPrChange w:id="1262"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63" w:author="Author">
              <w:rPr>
                <w:rFonts w:ascii="Calibri" w:hAnsi="Calibri" w:cs="Calibri"/>
              </w:rPr>
            </w:rPrChange>
          </w:rPr>
          <w:delText xml:space="preserve"> Substantial impact of indoor residual spraying on adult </w:delText>
        </w:r>
        <w:r w:rsidRPr="00EE79D6" w:rsidDel="00A57AF0">
          <w:rPr>
            <w:rFonts w:asciiTheme="minorHAnsi" w:hAnsiTheme="minorHAnsi" w:cstheme="minorHAnsi"/>
            <w:i/>
            <w:iCs/>
            <w:sz w:val="22"/>
            <w:szCs w:val="22"/>
            <w:lang w:val="pl-PL"/>
            <w:rPrChange w:id="1264" w:author="Author">
              <w:rPr>
                <w:rFonts w:ascii="Calibri" w:hAnsi="Calibri" w:cs="Calibri"/>
                <w:i/>
                <w:iCs/>
              </w:rPr>
            </w:rPrChange>
          </w:rPr>
          <w:delText>Anopheles</w:delText>
        </w:r>
        <w:r w:rsidRPr="00EE79D6" w:rsidDel="00A57AF0">
          <w:rPr>
            <w:rFonts w:asciiTheme="minorHAnsi" w:hAnsiTheme="minorHAnsi" w:cstheme="minorHAnsi"/>
            <w:sz w:val="22"/>
            <w:szCs w:val="22"/>
            <w:lang w:val="pl-PL"/>
            <w:rPrChange w:id="1265" w:author="Author">
              <w:rPr>
                <w:rFonts w:ascii="Calibri" w:hAnsi="Calibri" w:cs="Calibri"/>
              </w:rPr>
            </w:rPrChange>
          </w:rPr>
          <w:delText xml:space="preserve"> mosquito densities in a high malaria transmission intensity setting. </w:delText>
        </w:r>
        <w:r w:rsidRPr="00EE79D6" w:rsidDel="00A57AF0">
          <w:rPr>
            <w:rFonts w:asciiTheme="minorHAnsi" w:hAnsiTheme="minorHAnsi" w:cstheme="minorHAnsi"/>
            <w:i/>
            <w:iCs/>
            <w:sz w:val="22"/>
            <w:szCs w:val="22"/>
            <w:lang w:val="pl-PL"/>
            <w:rPrChange w:id="1266" w:author="Author">
              <w:rPr>
                <w:rFonts w:ascii="Calibri" w:hAnsi="Calibri" w:cs="Calibri"/>
                <w:i/>
                <w:iCs/>
              </w:rPr>
            </w:rPrChange>
          </w:rPr>
          <w:delText>International Journal of Epidemiology</w:delText>
        </w:r>
        <w:r w:rsidRPr="00EE79D6" w:rsidDel="00A57AF0">
          <w:rPr>
            <w:rFonts w:asciiTheme="minorHAnsi" w:hAnsiTheme="minorHAnsi" w:cstheme="minorHAnsi"/>
            <w:sz w:val="22"/>
            <w:szCs w:val="22"/>
            <w:lang w:val="pl-PL"/>
            <w:rPrChange w:id="1267"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68" w:author="Author">
              <w:rPr>
                <w:rFonts w:ascii="Calibri" w:hAnsi="Calibri" w:cs="Calibri"/>
                <w:b/>
                <w:bCs/>
              </w:rPr>
            </w:rPrChange>
          </w:rPr>
          <w:delText>na,</w:delText>
        </w:r>
        <w:r w:rsidRPr="00EE79D6" w:rsidDel="00A57AF0">
          <w:rPr>
            <w:rFonts w:asciiTheme="minorHAnsi" w:hAnsiTheme="minorHAnsi" w:cstheme="minorHAnsi"/>
            <w:sz w:val="22"/>
            <w:szCs w:val="22"/>
            <w:lang w:val="pl-PL"/>
            <w:rPrChange w:id="1269" w:author="Author">
              <w:rPr>
                <w:rFonts w:ascii="Calibri" w:hAnsi="Calibri" w:cs="Calibri"/>
              </w:rPr>
            </w:rPrChange>
          </w:rPr>
          <w:delText xml:space="preserve"> In Review (2016).</w:delText>
        </w:r>
      </w:del>
    </w:p>
    <w:p w14:paraId="51C5C450" w14:textId="7C2E2E8D" w:rsidR="00B64DFB" w:rsidRPr="00EE79D6" w:rsidDel="00A57AF0" w:rsidRDefault="00B64DFB" w:rsidP="00A57AF0">
      <w:pPr>
        <w:tabs>
          <w:tab w:val="left" w:pos="640"/>
        </w:tabs>
        <w:autoSpaceDE w:val="0"/>
        <w:autoSpaceDN w:val="0"/>
        <w:adjustRightInd w:val="0"/>
        <w:ind w:left="640" w:hanging="640"/>
        <w:rPr>
          <w:del w:id="1270" w:author="Author"/>
          <w:rFonts w:asciiTheme="minorHAnsi" w:hAnsiTheme="minorHAnsi" w:cstheme="minorHAnsi"/>
          <w:sz w:val="22"/>
          <w:szCs w:val="22"/>
          <w:lang w:val="pl-PL"/>
          <w:rPrChange w:id="1271" w:author="Author">
            <w:rPr>
              <w:del w:id="1272" w:author="Author"/>
              <w:rFonts w:ascii="Calibri" w:hAnsi="Calibri" w:cs="Calibri"/>
            </w:rPr>
          </w:rPrChange>
        </w:rPr>
      </w:pPr>
      <w:del w:id="1273" w:author="Author">
        <w:r w:rsidRPr="00EE79D6" w:rsidDel="00A57AF0">
          <w:rPr>
            <w:rFonts w:asciiTheme="minorHAnsi" w:hAnsiTheme="minorHAnsi" w:cstheme="minorHAnsi"/>
            <w:sz w:val="22"/>
            <w:szCs w:val="22"/>
            <w:lang w:val="pl-PL"/>
            <w:rPrChange w:id="1274" w:author="Author">
              <w:rPr>
                <w:rFonts w:ascii="Calibri" w:hAnsi="Calibri" w:cs="Calibri"/>
              </w:rPr>
            </w:rPrChange>
          </w:rPr>
          <w:delText>34.</w:delText>
        </w:r>
        <w:r w:rsidRPr="00EE79D6" w:rsidDel="00A57AF0">
          <w:rPr>
            <w:rFonts w:asciiTheme="minorHAnsi" w:hAnsiTheme="minorHAnsi" w:cstheme="minorHAnsi"/>
            <w:sz w:val="22"/>
            <w:szCs w:val="22"/>
            <w:lang w:val="pl-PL"/>
            <w:rPrChange w:id="1275" w:author="Author">
              <w:rPr>
                <w:rFonts w:ascii="Calibri" w:hAnsi="Calibri" w:cs="Calibri"/>
              </w:rPr>
            </w:rPrChange>
          </w:rPr>
          <w:tab/>
          <w:delText xml:space="preserve">Kamya, M. R. </w:delText>
        </w:r>
        <w:r w:rsidRPr="00EE79D6" w:rsidDel="00A57AF0">
          <w:rPr>
            <w:rFonts w:asciiTheme="minorHAnsi" w:hAnsiTheme="minorHAnsi" w:cstheme="minorHAnsi"/>
            <w:i/>
            <w:iCs/>
            <w:sz w:val="22"/>
            <w:szCs w:val="22"/>
            <w:lang w:val="pl-PL"/>
            <w:rPrChange w:id="1276"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277" w:author="Author">
              <w:rPr>
                <w:rFonts w:ascii="Calibri" w:hAnsi="Calibri" w:cs="Calibri"/>
              </w:rPr>
            </w:rPrChange>
          </w:rPr>
          <w:delText xml:space="preserve"> Malaria transmission, infection, and disease at three sites with varied transmission intensity in Uganda: implications for malaria control. </w:delText>
        </w:r>
        <w:r w:rsidRPr="00EE79D6" w:rsidDel="00A57AF0">
          <w:rPr>
            <w:rFonts w:asciiTheme="minorHAnsi" w:hAnsiTheme="minorHAnsi" w:cstheme="minorHAnsi"/>
            <w:i/>
            <w:iCs/>
            <w:sz w:val="22"/>
            <w:szCs w:val="22"/>
            <w:lang w:val="pl-PL"/>
            <w:rPrChange w:id="1278" w:author="Author">
              <w:rPr>
                <w:rFonts w:ascii="Calibri" w:hAnsi="Calibri" w:cs="Calibri"/>
                <w:i/>
                <w:iCs/>
              </w:rPr>
            </w:rPrChange>
          </w:rPr>
          <w:delText>Am. J. Trop. Med. Hyg.</w:delText>
        </w:r>
        <w:r w:rsidRPr="00EE79D6" w:rsidDel="00A57AF0">
          <w:rPr>
            <w:rFonts w:asciiTheme="minorHAnsi" w:hAnsiTheme="minorHAnsi" w:cstheme="minorHAnsi"/>
            <w:sz w:val="22"/>
            <w:szCs w:val="22"/>
            <w:lang w:val="pl-PL"/>
            <w:rPrChange w:id="127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80" w:author="Author">
              <w:rPr>
                <w:rFonts w:ascii="Calibri" w:hAnsi="Calibri" w:cs="Calibri"/>
                <w:b/>
                <w:bCs/>
              </w:rPr>
            </w:rPrChange>
          </w:rPr>
          <w:delText>92,</w:delText>
        </w:r>
        <w:r w:rsidRPr="00EE79D6" w:rsidDel="00A57AF0">
          <w:rPr>
            <w:rFonts w:asciiTheme="minorHAnsi" w:hAnsiTheme="minorHAnsi" w:cstheme="minorHAnsi"/>
            <w:sz w:val="22"/>
            <w:szCs w:val="22"/>
            <w:lang w:val="pl-PL"/>
            <w:rPrChange w:id="1281" w:author="Author">
              <w:rPr>
                <w:rFonts w:ascii="Calibri" w:hAnsi="Calibri" w:cs="Calibri"/>
              </w:rPr>
            </w:rPrChange>
          </w:rPr>
          <w:delText xml:space="preserve"> 903–912 (2015).</w:delText>
        </w:r>
      </w:del>
    </w:p>
    <w:p w14:paraId="2B091F36" w14:textId="70113D75" w:rsidR="00B64DFB" w:rsidRPr="00EE79D6" w:rsidDel="00A57AF0" w:rsidRDefault="00B64DFB" w:rsidP="00A57AF0">
      <w:pPr>
        <w:tabs>
          <w:tab w:val="left" w:pos="640"/>
        </w:tabs>
        <w:autoSpaceDE w:val="0"/>
        <w:autoSpaceDN w:val="0"/>
        <w:adjustRightInd w:val="0"/>
        <w:ind w:left="640" w:hanging="640"/>
        <w:rPr>
          <w:del w:id="1282" w:author="Author"/>
          <w:rFonts w:asciiTheme="minorHAnsi" w:hAnsiTheme="minorHAnsi" w:cstheme="minorHAnsi"/>
          <w:sz w:val="22"/>
          <w:szCs w:val="22"/>
          <w:lang w:val="pl-PL"/>
          <w:rPrChange w:id="1283" w:author="Author">
            <w:rPr>
              <w:del w:id="1284" w:author="Author"/>
              <w:rFonts w:ascii="Calibri" w:hAnsi="Calibri" w:cs="Calibri"/>
            </w:rPr>
          </w:rPrChange>
        </w:rPr>
      </w:pPr>
      <w:del w:id="1285" w:author="Author">
        <w:r w:rsidRPr="00EE79D6" w:rsidDel="00A57AF0">
          <w:rPr>
            <w:rFonts w:asciiTheme="minorHAnsi" w:hAnsiTheme="minorHAnsi" w:cstheme="minorHAnsi"/>
            <w:sz w:val="22"/>
            <w:szCs w:val="22"/>
            <w:lang w:val="pl-PL"/>
            <w:rPrChange w:id="1286" w:author="Author">
              <w:rPr>
                <w:rFonts w:ascii="Calibri" w:hAnsi="Calibri" w:cs="Calibri"/>
              </w:rPr>
            </w:rPrChange>
          </w:rPr>
          <w:delText>35.</w:delText>
        </w:r>
        <w:r w:rsidRPr="00EE79D6" w:rsidDel="00A57AF0">
          <w:rPr>
            <w:rFonts w:asciiTheme="minorHAnsi" w:hAnsiTheme="minorHAnsi" w:cstheme="minorHAnsi"/>
            <w:sz w:val="22"/>
            <w:szCs w:val="22"/>
            <w:lang w:val="pl-PL"/>
            <w:rPrChange w:id="1287" w:author="Author">
              <w:rPr>
                <w:rFonts w:ascii="Calibri" w:hAnsi="Calibri" w:cs="Calibri"/>
              </w:rPr>
            </w:rPrChange>
          </w:rPr>
          <w:tab/>
          <w:delText xml:space="preserve">Sørbye, S. H. &amp; Rue, H. Scaling intrinsic Gaussian Markov random field priors in spatial modelling. </w:delText>
        </w:r>
        <w:r w:rsidRPr="00EE79D6" w:rsidDel="00A57AF0">
          <w:rPr>
            <w:rFonts w:asciiTheme="minorHAnsi" w:hAnsiTheme="minorHAnsi" w:cstheme="minorHAnsi"/>
            <w:i/>
            <w:iCs/>
            <w:sz w:val="22"/>
            <w:szCs w:val="22"/>
            <w:lang w:val="pl-PL"/>
            <w:rPrChange w:id="1288" w:author="Author">
              <w:rPr>
                <w:rFonts w:ascii="Calibri" w:hAnsi="Calibri" w:cs="Calibri"/>
                <w:i/>
                <w:iCs/>
              </w:rPr>
            </w:rPrChange>
          </w:rPr>
          <w:delText>Spatial Statistics Miami</w:delText>
        </w:r>
        <w:r w:rsidRPr="00EE79D6" w:rsidDel="00A57AF0">
          <w:rPr>
            <w:rFonts w:asciiTheme="minorHAnsi" w:hAnsiTheme="minorHAnsi" w:cstheme="minorHAnsi"/>
            <w:sz w:val="22"/>
            <w:szCs w:val="22"/>
            <w:lang w:val="pl-PL"/>
            <w:rPrChange w:id="128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290" w:author="Author">
              <w:rPr>
                <w:rFonts w:ascii="Calibri" w:hAnsi="Calibri" w:cs="Calibri"/>
                <w:b/>
                <w:bCs/>
              </w:rPr>
            </w:rPrChange>
          </w:rPr>
          <w:delText>8,</w:delText>
        </w:r>
        <w:r w:rsidRPr="00EE79D6" w:rsidDel="00A57AF0">
          <w:rPr>
            <w:rFonts w:asciiTheme="minorHAnsi" w:hAnsiTheme="minorHAnsi" w:cstheme="minorHAnsi"/>
            <w:sz w:val="22"/>
            <w:szCs w:val="22"/>
            <w:lang w:val="pl-PL"/>
            <w:rPrChange w:id="1291" w:author="Author">
              <w:rPr>
                <w:rFonts w:ascii="Calibri" w:hAnsi="Calibri" w:cs="Calibri"/>
              </w:rPr>
            </w:rPrChange>
          </w:rPr>
          <w:delText xml:space="preserve"> 39–51 (2014).</w:delText>
        </w:r>
      </w:del>
    </w:p>
    <w:p w14:paraId="17FF258C" w14:textId="3A69C338" w:rsidR="00B64DFB" w:rsidRPr="00EE79D6" w:rsidDel="00A57AF0" w:rsidRDefault="00B64DFB" w:rsidP="00A57AF0">
      <w:pPr>
        <w:tabs>
          <w:tab w:val="left" w:pos="640"/>
        </w:tabs>
        <w:autoSpaceDE w:val="0"/>
        <w:autoSpaceDN w:val="0"/>
        <w:adjustRightInd w:val="0"/>
        <w:ind w:left="640" w:hanging="640"/>
        <w:rPr>
          <w:del w:id="1292" w:author="Author"/>
          <w:rFonts w:asciiTheme="minorHAnsi" w:hAnsiTheme="minorHAnsi" w:cstheme="minorHAnsi"/>
          <w:sz w:val="22"/>
          <w:szCs w:val="22"/>
          <w:lang w:val="pl-PL"/>
          <w:rPrChange w:id="1293" w:author="Author">
            <w:rPr>
              <w:del w:id="1294" w:author="Author"/>
              <w:rFonts w:ascii="Calibri" w:hAnsi="Calibri" w:cs="Calibri"/>
            </w:rPr>
          </w:rPrChange>
        </w:rPr>
      </w:pPr>
      <w:del w:id="1295" w:author="Author">
        <w:r w:rsidRPr="00EE79D6" w:rsidDel="00A57AF0">
          <w:rPr>
            <w:rFonts w:asciiTheme="minorHAnsi" w:hAnsiTheme="minorHAnsi" w:cstheme="minorHAnsi"/>
            <w:sz w:val="22"/>
            <w:szCs w:val="22"/>
            <w:lang w:val="pl-PL"/>
            <w:rPrChange w:id="1296" w:author="Author">
              <w:rPr>
                <w:rFonts w:ascii="Calibri" w:hAnsi="Calibri" w:cs="Calibri"/>
              </w:rPr>
            </w:rPrChange>
          </w:rPr>
          <w:delText>36.</w:delText>
        </w:r>
        <w:r w:rsidRPr="00EE79D6" w:rsidDel="00A57AF0">
          <w:rPr>
            <w:rFonts w:asciiTheme="minorHAnsi" w:hAnsiTheme="minorHAnsi" w:cstheme="minorHAnsi"/>
            <w:sz w:val="22"/>
            <w:szCs w:val="22"/>
            <w:lang w:val="pl-PL"/>
            <w:rPrChange w:id="1297" w:author="Author">
              <w:rPr>
                <w:rFonts w:ascii="Calibri" w:hAnsi="Calibri" w:cs="Calibri"/>
              </w:rPr>
            </w:rPrChange>
          </w:rPr>
          <w:tab/>
          <w:delText xml:space="preserve">Rue, H., Martino, S. &amp; Chopin, N. Approximate Bayesian inference for latent Gaussian models by using integrated nested Laplace approximations. </w:delText>
        </w:r>
        <w:r w:rsidRPr="00EE79D6" w:rsidDel="00A57AF0">
          <w:rPr>
            <w:rFonts w:asciiTheme="minorHAnsi" w:hAnsiTheme="minorHAnsi" w:cstheme="minorHAnsi"/>
            <w:i/>
            <w:iCs/>
            <w:sz w:val="22"/>
            <w:szCs w:val="22"/>
            <w:lang w:val="pl-PL"/>
            <w:rPrChange w:id="1298" w:author="Author">
              <w:rPr>
                <w:rFonts w:ascii="Calibri" w:hAnsi="Calibri" w:cs="Calibri"/>
                <w:i/>
                <w:iCs/>
              </w:rPr>
            </w:rPrChange>
          </w:rPr>
          <w:delText>Journal of the Royal Statistical Society: Series B (Statistical Methodology)</w:delText>
        </w:r>
        <w:r w:rsidRPr="00EE79D6" w:rsidDel="00A57AF0">
          <w:rPr>
            <w:rFonts w:asciiTheme="minorHAnsi" w:hAnsiTheme="minorHAnsi" w:cstheme="minorHAnsi"/>
            <w:sz w:val="22"/>
            <w:szCs w:val="22"/>
            <w:lang w:val="pl-PL"/>
            <w:rPrChange w:id="1299"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300" w:author="Author">
              <w:rPr>
                <w:rFonts w:ascii="Calibri" w:hAnsi="Calibri" w:cs="Calibri"/>
                <w:b/>
                <w:bCs/>
              </w:rPr>
            </w:rPrChange>
          </w:rPr>
          <w:delText>71,</w:delText>
        </w:r>
        <w:r w:rsidRPr="00EE79D6" w:rsidDel="00A57AF0">
          <w:rPr>
            <w:rFonts w:asciiTheme="minorHAnsi" w:hAnsiTheme="minorHAnsi" w:cstheme="minorHAnsi"/>
            <w:sz w:val="22"/>
            <w:szCs w:val="22"/>
            <w:lang w:val="pl-PL"/>
            <w:rPrChange w:id="1301" w:author="Author">
              <w:rPr>
                <w:rFonts w:ascii="Calibri" w:hAnsi="Calibri" w:cs="Calibri"/>
              </w:rPr>
            </w:rPrChange>
          </w:rPr>
          <w:delText xml:space="preserve"> 319–392 (2009).</w:delText>
        </w:r>
      </w:del>
    </w:p>
    <w:p w14:paraId="325037EA" w14:textId="17216E7E" w:rsidR="00B64DFB" w:rsidRPr="00EE79D6" w:rsidDel="00A57AF0" w:rsidRDefault="00B64DFB" w:rsidP="00A57AF0">
      <w:pPr>
        <w:tabs>
          <w:tab w:val="left" w:pos="640"/>
        </w:tabs>
        <w:autoSpaceDE w:val="0"/>
        <w:autoSpaceDN w:val="0"/>
        <w:adjustRightInd w:val="0"/>
        <w:ind w:left="640" w:hanging="640"/>
        <w:rPr>
          <w:del w:id="1302" w:author="Author"/>
          <w:rFonts w:asciiTheme="minorHAnsi" w:hAnsiTheme="minorHAnsi" w:cstheme="minorHAnsi"/>
          <w:sz w:val="22"/>
          <w:szCs w:val="22"/>
          <w:lang w:val="pl-PL"/>
          <w:rPrChange w:id="1303" w:author="Author">
            <w:rPr>
              <w:del w:id="1304" w:author="Author"/>
              <w:rFonts w:ascii="Calibri" w:hAnsi="Calibri" w:cs="Calibri"/>
            </w:rPr>
          </w:rPrChange>
        </w:rPr>
      </w:pPr>
      <w:del w:id="1305" w:author="Author">
        <w:r w:rsidRPr="00EE79D6" w:rsidDel="00A57AF0">
          <w:rPr>
            <w:rFonts w:asciiTheme="minorHAnsi" w:hAnsiTheme="minorHAnsi" w:cstheme="minorHAnsi"/>
            <w:sz w:val="22"/>
            <w:szCs w:val="22"/>
            <w:lang w:val="pl-PL"/>
            <w:rPrChange w:id="1306" w:author="Author">
              <w:rPr>
                <w:rFonts w:ascii="Calibri" w:hAnsi="Calibri" w:cs="Calibri"/>
              </w:rPr>
            </w:rPrChange>
          </w:rPr>
          <w:delText>37.</w:delText>
        </w:r>
        <w:r w:rsidRPr="00EE79D6" w:rsidDel="00A57AF0">
          <w:rPr>
            <w:rFonts w:asciiTheme="minorHAnsi" w:hAnsiTheme="minorHAnsi" w:cstheme="minorHAnsi"/>
            <w:sz w:val="22"/>
            <w:szCs w:val="22"/>
            <w:lang w:val="pl-PL"/>
            <w:rPrChange w:id="1307" w:author="Author">
              <w:rPr>
                <w:rFonts w:ascii="Calibri" w:hAnsi="Calibri" w:cs="Calibri"/>
              </w:rPr>
            </w:rPrChange>
          </w:rPr>
          <w:tab/>
          <w:delText xml:space="preserve">Kang, S. Y. </w:delText>
        </w:r>
        <w:r w:rsidRPr="00EE79D6" w:rsidDel="00A57AF0">
          <w:rPr>
            <w:rFonts w:asciiTheme="minorHAnsi" w:hAnsiTheme="minorHAnsi" w:cstheme="minorHAnsi"/>
            <w:i/>
            <w:iCs/>
            <w:sz w:val="22"/>
            <w:szCs w:val="22"/>
            <w:lang w:val="pl-PL"/>
            <w:rPrChange w:id="1308" w:author="Author">
              <w:rPr>
                <w:rFonts w:ascii="Calibri" w:hAnsi="Calibri" w:cs="Calibri"/>
                <w:i/>
                <w:iCs/>
              </w:rPr>
            </w:rPrChange>
          </w:rPr>
          <w:delText>et al.</w:delText>
        </w:r>
        <w:r w:rsidRPr="00EE79D6" w:rsidDel="00A57AF0">
          <w:rPr>
            <w:rFonts w:asciiTheme="minorHAnsi" w:hAnsiTheme="minorHAnsi" w:cstheme="minorHAnsi"/>
            <w:sz w:val="22"/>
            <w:szCs w:val="22"/>
            <w:lang w:val="pl-PL"/>
            <w:rPrChange w:id="1309" w:author="Author">
              <w:rPr>
                <w:rFonts w:ascii="Calibri" w:hAnsi="Calibri" w:cs="Calibri"/>
              </w:rPr>
            </w:rPrChange>
          </w:rPr>
          <w:delText xml:space="preserve"> Heterogeneous exposure and hotspots for malaria vectors at three study sites in Uganda. </w:delText>
        </w:r>
        <w:r w:rsidRPr="00EE79D6" w:rsidDel="00A57AF0">
          <w:rPr>
            <w:rFonts w:asciiTheme="minorHAnsi" w:hAnsiTheme="minorHAnsi" w:cstheme="minorHAnsi"/>
            <w:i/>
            <w:iCs/>
            <w:sz w:val="22"/>
            <w:szCs w:val="22"/>
            <w:lang w:val="pl-PL"/>
            <w:rPrChange w:id="1310" w:author="Author">
              <w:rPr>
                <w:rFonts w:ascii="Calibri" w:hAnsi="Calibri" w:cs="Calibri"/>
                <w:i/>
                <w:iCs/>
              </w:rPr>
            </w:rPrChange>
          </w:rPr>
          <w:delText>Gates Open Res</w:delText>
        </w:r>
        <w:r w:rsidRPr="00EE79D6" w:rsidDel="00A57AF0">
          <w:rPr>
            <w:rFonts w:asciiTheme="minorHAnsi" w:hAnsiTheme="minorHAnsi" w:cstheme="minorHAnsi"/>
            <w:sz w:val="22"/>
            <w:szCs w:val="22"/>
            <w:lang w:val="pl-PL"/>
            <w:rPrChange w:id="131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312" w:author="Author">
              <w:rPr>
                <w:rFonts w:ascii="Calibri" w:hAnsi="Calibri" w:cs="Calibri"/>
                <w:b/>
                <w:bCs/>
              </w:rPr>
            </w:rPrChange>
          </w:rPr>
          <w:delText>2,</w:delText>
        </w:r>
        <w:r w:rsidRPr="00EE79D6" w:rsidDel="00A57AF0">
          <w:rPr>
            <w:rFonts w:asciiTheme="minorHAnsi" w:hAnsiTheme="minorHAnsi" w:cstheme="minorHAnsi"/>
            <w:sz w:val="22"/>
            <w:szCs w:val="22"/>
            <w:lang w:val="pl-PL"/>
            <w:rPrChange w:id="1313" w:author="Author">
              <w:rPr>
                <w:rFonts w:ascii="Calibri" w:hAnsi="Calibri" w:cs="Calibri"/>
              </w:rPr>
            </w:rPrChange>
          </w:rPr>
          <w:delText xml:space="preserve"> 32–15 (2018).</w:delText>
        </w:r>
      </w:del>
    </w:p>
    <w:p w14:paraId="4A7DCD7F" w14:textId="1B543908" w:rsidR="00B64DFB" w:rsidRPr="00EE79D6" w:rsidDel="00A57AF0" w:rsidRDefault="00B64DFB" w:rsidP="00A57AF0">
      <w:pPr>
        <w:tabs>
          <w:tab w:val="left" w:pos="640"/>
        </w:tabs>
        <w:autoSpaceDE w:val="0"/>
        <w:autoSpaceDN w:val="0"/>
        <w:adjustRightInd w:val="0"/>
        <w:ind w:left="640" w:hanging="640"/>
        <w:rPr>
          <w:del w:id="1314" w:author="Author"/>
          <w:rFonts w:asciiTheme="minorHAnsi" w:hAnsiTheme="minorHAnsi" w:cstheme="minorHAnsi"/>
          <w:sz w:val="22"/>
          <w:szCs w:val="22"/>
          <w:lang w:val="pl-PL"/>
          <w:rPrChange w:id="1315" w:author="Author">
            <w:rPr>
              <w:del w:id="1316" w:author="Author"/>
              <w:rFonts w:ascii="Calibri" w:hAnsi="Calibri" w:cs="Calibri"/>
            </w:rPr>
          </w:rPrChange>
        </w:rPr>
      </w:pPr>
      <w:del w:id="1317" w:author="Author">
        <w:r w:rsidRPr="00EE79D6" w:rsidDel="00A57AF0">
          <w:rPr>
            <w:rFonts w:asciiTheme="minorHAnsi" w:hAnsiTheme="minorHAnsi" w:cstheme="minorHAnsi"/>
            <w:sz w:val="22"/>
            <w:szCs w:val="22"/>
            <w:lang w:val="pl-PL"/>
            <w:rPrChange w:id="1318" w:author="Author">
              <w:rPr>
                <w:rFonts w:ascii="Calibri" w:hAnsi="Calibri" w:cs="Calibri"/>
              </w:rPr>
            </w:rPrChange>
          </w:rPr>
          <w:delText>38.</w:delText>
        </w:r>
        <w:r w:rsidRPr="00EE79D6" w:rsidDel="00A57AF0">
          <w:rPr>
            <w:rFonts w:asciiTheme="minorHAnsi" w:hAnsiTheme="minorHAnsi" w:cstheme="minorHAnsi"/>
            <w:sz w:val="22"/>
            <w:szCs w:val="22"/>
            <w:lang w:val="pl-PL"/>
            <w:rPrChange w:id="1319" w:author="Author">
              <w:rPr>
                <w:rFonts w:ascii="Calibri" w:hAnsi="Calibri" w:cs="Calibri"/>
              </w:rPr>
            </w:rPrChange>
          </w:rPr>
          <w:tab/>
          <w:delText xml:space="preserve">Yau, K. K. W., Wang, K. &amp; Lee, A. H. Zero-Inflated Negative Binomial Mixed Regression Modeling of Over-Dispersed Count Data with Extra Zeros. </w:delText>
        </w:r>
        <w:r w:rsidRPr="00EE79D6" w:rsidDel="00A57AF0">
          <w:rPr>
            <w:rFonts w:asciiTheme="minorHAnsi" w:hAnsiTheme="minorHAnsi" w:cstheme="minorHAnsi"/>
            <w:i/>
            <w:iCs/>
            <w:sz w:val="22"/>
            <w:szCs w:val="22"/>
            <w:lang w:val="pl-PL"/>
            <w:rPrChange w:id="1320" w:author="Author">
              <w:rPr>
                <w:rFonts w:ascii="Calibri" w:hAnsi="Calibri" w:cs="Calibri"/>
                <w:i/>
                <w:iCs/>
              </w:rPr>
            </w:rPrChange>
          </w:rPr>
          <w:delText>Biom. J.</w:delText>
        </w:r>
        <w:r w:rsidRPr="00EE79D6" w:rsidDel="00A57AF0">
          <w:rPr>
            <w:rFonts w:asciiTheme="minorHAnsi" w:hAnsiTheme="minorHAnsi" w:cstheme="minorHAnsi"/>
            <w:sz w:val="22"/>
            <w:szCs w:val="22"/>
            <w:lang w:val="pl-PL"/>
            <w:rPrChange w:id="1321" w:author="Author">
              <w:rPr>
                <w:rFonts w:ascii="Calibri" w:hAnsi="Calibri" w:cs="Calibri"/>
              </w:rPr>
            </w:rPrChange>
          </w:rPr>
          <w:delText xml:space="preserve"> </w:delText>
        </w:r>
        <w:r w:rsidRPr="00EE79D6" w:rsidDel="00A57AF0">
          <w:rPr>
            <w:rFonts w:asciiTheme="minorHAnsi" w:hAnsiTheme="minorHAnsi" w:cstheme="minorHAnsi"/>
            <w:b/>
            <w:bCs/>
            <w:sz w:val="22"/>
            <w:szCs w:val="22"/>
            <w:lang w:val="pl-PL"/>
            <w:rPrChange w:id="1322" w:author="Author">
              <w:rPr>
                <w:rFonts w:ascii="Calibri" w:hAnsi="Calibri" w:cs="Calibri"/>
                <w:b/>
                <w:bCs/>
              </w:rPr>
            </w:rPrChange>
          </w:rPr>
          <w:delText>45,</w:delText>
        </w:r>
        <w:r w:rsidRPr="00EE79D6" w:rsidDel="00A57AF0">
          <w:rPr>
            <w:rFonts w:asciiTheme="minorHAnsi" w:hAnsiTheme="minorHAnsi" w:cstheme="minorHAnsi"/>
            <w:sz w:val="22"/>
            <w:szCs w:val="22"/>
            <w:lang w:val="pl-PL"/>
            <w:rPrChange w:id="1323" w:author="Author">
              <w:rPr>
                <w:rFonts w:ascii="Calibri" w:hAnsi="Calibri" w:cs="Calibri"/>
              </w:rPr>
            </w:rPrChange>
          </w:rPr>
          <w:delText xml:space="preserve"> 437–452 (2003).</w:delText>
        </w:r>
      </w:del>
    </w:p>
    <w:p w14:paraId="36943419" w14:textId="61D6E154" w:rsidR="00DB758D" w:rsidRPr="00EE79D6" w:rsidRDefault="00DB758D" w:rsidP="00A57AF0">
      <w:pPr>
        <w:tabs>
          <w:tab w:val="left" w:pos="640"/>
        </w:tabs>
        <w:autoSpaceDE w:val="0"/>
        <w:autoSpaceDN w:val="0"/>
        <w:adjustRightInd w:val="0"/>
        <w:ind w:left="640" w:hanging="640"/>
        <w:rPr>
          <w:lang w:val="pl-PL"/>
          <w:rPrChange w:id="1324" w:author="Author">
            <w:rPr>
              <w:lang w:val="en-GB"/>
            </w:rPr>
          </w:rPrChange>
        </w:rPr>
      </w:pPr>
      <w:r w:rsidRPr="00CA0F87">
        <w:rPr>
          <w:rFonts w:asciiTheme="minorHAnsi" w:hAnsiTheme="minorHAnsi" w:cstheme="minorHAnsi"/>
          <w:sz w:val="22"/>
          <w:szCs w:val="22"/>
          <w:lang w:val="en-GB"/>
          <w:rPrChange w:id="1325" w:author="Author">
            <w:rPr>
              <w:lang w:val="en-GB"/>
            </w:rPr>
          </w:rPrChange>
        </w:rPr>
        <w:fldChar w:fldCharType="end"/>
      </w:r>
    </w:p>
    <w:p w14:paraId="1D1F11D3" w14:textId="510DC734" w:rsidR="006F47C2" w:rsidRPr="00EE79D6" w:rsidRDefault="006F47C2" w:rsidP="009F35C2">
      <w:pPr>
        <w:pStyle w:val="Heading1"/>
        <w:ind w:firstLine="0"/>
        <w:rPr>
          <w:lang w:val="pl-PL"/>
          <w:rPrChange w:id="1326" w:author="Author">
            <w:rPr>
              <w:lang w:val="en-GB"/>
            </w:rPr>
          </w:rPrChange>
        </w:rPr>
      </w:pPr>
      <w:proofErr w:type="spellStart"/>
      <w:r w:rsidRPr="00EE79D6">
        <w:rPr>
          <w:lang w:val="pl-PL"/>
          <w:rPrChange w:id="1327" w:author="Author">
            <w:rPr>
              <w:lang w:val="en-GB"/>
            </w:rPr>
          </w:rPrChange>
        </w:rPr>
        <w:t>Acknowledgments</w:t>
      </w:r>
      <w:proofErr w:type="spellEnd"/>
    </w:p>
    <w:p w14:paraId="0DE95CE4" w14:textId="5DBB1096" w:rsidR="006F47C2" w:rsidRPr="00025D33" w:rsidRDefault="006F47C2" w:rsidP="009F35C2">
      <w:pPr>
        <w:spacing w:line="480" w:lineRule="auto"/>
        <w:rPr>
          <w:rFonts w:asciiTheme="minorHAnsi" w:eastAsia="Times New Roman" w:hAnsiTheme="minorHAnsi"/>
          <w:color w:val="000000" w:themeColor="text1"/>
          <w:shd w:val="clear" w:color="auto" w:fill="FFFFFF"/>
          <w:lang w:val="en-GB"/>
        </w:rPr>
      </w:pPr>
      <w:r w:rsidRPr="00EE79D6">
        <w:rPr>
          <w:rFonts w:asciiTheme="minorHAnsi" w:hAnsiTheme="minorHAnsi"/>
          <w:color w:val="000000" w:themeColor="text1"/>
          <w:szCs w:val="22"/>
          <w:lang w:val="pl-PL"/>
          <w:rPrChange w:id="1328" w:author="Author">
            <w:rPr>
              <w:rFonts w:asciiTheme="minorHAnsi" w:hAnsiTheme="minorHAnsi"/>
              <w:color w:val="000000" w:themeColor="text1"/>
              <w:szCs w:val="22"/>
              <w:lang w:val="en-GB"/>
            </w:rPr>
          </w:rPrChange>
        </w:rPr>
        <w:t xml:space="preserve">We </w:t>
      </w:r>
      <w:proofErr w:type="spellStart"/>
      <w:r w:rsidRPr="00EE79D6">
        <w:rPr>
          <w:rFonts w:asciiTheme="minorHAnsi" w:hAnsiTheme="minorHAnsi"/>
          <w:color w:val="000000" w:themeColor="text1"/>
          <w:szCs w:val="22"/>
          <w:lang w:val="pl-PL"/>
          <w:rPrChange w:id="1329" w:author="Author">
            <w:rPr>
              <w:rFonts w:asciiTheme="minorHAnsi" w:hAnsiTheme="minorHAnsi"/>
              <w:color w:val="000000" w:themeColor="text1"/>
              <w:szCs w:val="22"/>
              <w:lang w:val="en-GB"/>
            </w:rPr>
          </w:rPrChange>
        </w:rPr>
        <w:t>would</w:t>
      </w:r>
      <w:proofErr w:type="spellEnd"/>
      <w:r w:rsidRPr="00EE79D6">
        <w:rPr>
          <w:rFonts w:asciiTheme="minorHAnsi" w:hAnsiTheme="minorHAnsi"/>
          <w:color w:val="000000" w:themeColor="text1"/>
          <w:szCs w:val="22"/>
          <w:lang w:val="pl-PL"/>
          <w:rPrChange w:id="1330"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31" w:author="Author">
            <w:rPr>
              <w:rFonts w:asciiTheme="minorHAnsi" w:hAnsiTheme="minorHAnsi"/>
              <w:color w:val="000000" w:themeColor="text1"/>
              <w:szCs w:val="22"/>
              <w:lang w:val="en-GB"/>
            </w:rPr>
          </w:rPrChange>
        </w:rPr>
        <w:t>like</w:t>
      </w:r>
      <w:proofErr w:type="spellEnd"/>
      <w:r w:rsidRPr="00EE79D6">
        <w:rPr>
          <w:rFonts w:asciiTheme="minorHAnsi" w:hAnsiTheme="minorHAnsi"/>
          <w:color w:val="000000" w:themeColor="text1"/>
          <w:szCs w:val="22"/>
          <w:lang w:val="pl-PL"/>
          <w:rPrChange w:id="1332" w:author="Author">
            <w:rPr>
              <w:rFonts w:asciiTheme="minorHAnsi" w:hAnsiTheme="minorHAnsi"/>
              <w:color w:val="000000" w:themeColor="text1"/>
              <w:szCs w:val="22"/>
              <w:lang w:val="en-GB"/>
            </w:rPr>
          </w:rPrChange>
        </w:rPr>
        <w:t xml:space="preserve"> to </w:t>
      </w:r>
      <w:proofErr w:type="spellStart"/>
      <w:r w:rsidRPr="00EE79D6">
        <w:rPr>
          <w:rFonts w:asciiTheme="minorHAnsi" w:hAnsiTheme="minorHAnsi"/>
          <w:color w:val="000000" w:themeColor="text1"/>
          <w:szCs w:val="22"/>
          <w:lang w:val="pl-PL"/>
          <w:rPrChange w:id="1333" w:author="Author">
            <w:rPr>
              <w:rFonts w:asciiTheme="minorHAnsi" w:hAnsiTheme="minorHAnsi"/>
              <w:color w:val="000000" w:themeColor="text1"/>
              <w:szCs w:val="22"/>
              <w:lang w:val="en-GB"/>
            </w:rPr>
          </w:rPrChange>
        </w:rPr>
        <w:t>thank</w:t>
      </w:r>
      <w:proofErr w:type="spellEnd"/>
      <w:r w:rsidRPr="00EE79D6">
        <w:rPr>
          <w:rFonts w:asciiTheme="minorHAnsi" w:hAnsiTheme="minorHAnsi"/>
          <w:color w:val="000000" w:themeColor="text1"/>
          <w:szCs w:val="22"/>
          <w:lang w:val="pl-PL"/>
          <w:rPrChange w:id="1334"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35" w:author="Author">
            <w:rPr>
              <w:rFonts w:asciiTheme="minorHAnsi" w:hAnsiTheme="minorHAnsi"/>
              <w:color w:val="000000" w:themeColor="text1"/>
              <w:szCs w:val="22"/>
              <w:lang w:val="en-GB"/>
            </w:rPr>
          </w:rPrChange>
        </w:rPr>
        <w:t>those</w:t>
      </w:r>
      <w:proofErr w:type="spellEnd"/>
      <w:r w:rsidRPr="00EE79D6">
        <w:rPr>
          <w:rFonts w:asciiTheme="minorHAnsi" w:hAnsiTheme="minorHAnsi"/>
          <w:color w:val="000000" w:themeColor="text1"/>
          <w:szCs w:val="22"/>
          <w:lang w:val="pl-PL"/>
          <w:rPrChange w:id="1336" w:author="Author">
            <w:rPr>
              <w:rFonts w:asciiTheme="minorHAnsi" w:hAnsiTheme="minorHAnsi"/>
              <w:color w:val="000000" w:themeColor="text1"/>
              <w:szCs w:val="22"/>
              <w:lang w:val="en-GB"/>
            </w:rPr>
          </w:rPrChange>
        </w:rPr>
        <w:t xml:space="preserve"> in the </w:t>
      </w:r>
      <w:proofErr w:type="spellStart"/>
      <w:r w:rsidRPr="00EE79D6">
        <w:rPr>
          <w:rFonts w:asciiTheme="minorHAnsi" w:hAnsiTheme="minorHAnsi"/>
          <w:color w:val="000000" w:themeColor="text1"/>
          <w:szCs w:val="22"/>
          <w:lang w:val="pl-PL"/>
          <w:rPrChange w:id="1337" w:author="Author">
            <w:rPr>
              <w:rFonts w:asciiTheme="minorHAnsi" w:hAnsiTheme="minorHAnsi"/>
              <w:color w:val="000000" w:themeColor="text1"/>
              <w:szCs w:val="22"/>
              <w:lang w:val="en-GB"/>
            </w:rPr>
          </w:rPrChange>
        </w:rPr>
        <w:t>study</w:t>
      </w:r>
      <w:proofErr w:type="spellEnd"/>
      <w:r w:rsidRPr="00EE79D6">
        <w:rPr>
          <w:rFonts w:asciiTheme="minorHAnsi" w:hAnsiTheme="minorHAnsi"/>
          <w:color w:val="000000" w:themeColor="text1"/>
          <w:szCs w:val="22"/>
          <w:lang w:val="pl-PL"/>
          <w:rPrChange w:id="1338"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39" w:author="Author">
            <w:rPr>
              <w:rFonts w:asciiTheme="minorHAnsi" w:hAnsiTheme="minorHAnsi"/>
              <w:color w:val="000000" w:themeColor="text1"/>
              <w:szCs w:val="22"/>
              <w:lang w:val="en-GB"/>
            </w:rPr>
          </w:rPrChange>
        </w:rPr>
        <w:t>communities</w:t>
      </w:r>
      <w:proofErr w:type="spellEnd"/>
      <w:r w:rsidRPr="00EE79D6">
        <w:rPr>
          <w:rFonts w:asciiTheme="minorHAnsi" w:hAnsiTheme="minorHAnsi"/>
          <w:color w:val="000000" w:themeColor="text1"/>
          <w:szCs w:val="22"/>
          <w:lang w:val="pl-PL"/>
          <w:rPrChange w:id="1340"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41" w:author="Author">
            <w:rPr>
              <w:rFonts w:asciiTheme="minorHAnsi" w:hAnsiTheme="minorHAnsi"/>
              <w:color w:val="000000" w:themeColor="text1"/>
              <w:szCs w:val="22"/>
              <w:lang w:val="en-GB"/>
            </w:rPr>
          </w:rPrChange>
        </w:rPr>
        <w:t>who</w:t>
      </w:r>
      <w:proofErr w:type="spellEnd"/>
      <w:r w:rsidRPr="00EE79D6">
        <w:rPr>
          <w:rFonts w:asciiTheme="minorHAnsi" w:hAnsiTheme="minorHAnsi"/>
          <w:color w:val="000000" w:themeColor="text1"/>
          <w:szCs w:val="22"/>
          <w:lang w:val="pl-PL"/>
          <w:rPrChange w:id="1342"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43" w:author="Author">
            <w:rPr>
              <w:rFonts w:asciiTheme="minorHAnsi" w:hAnsiTheme="minorHAnsi"/>
              <w:color w:val="000000" w:themeColor="text1"/>
              <w:szCs w:val="22"/>
              <w:lang w:val="en-GB"/>
            </w:rPr>
          </w:rPrChange>
        </w:rPr>
        <w:t>participated</w:t>
      </w:r>
      <w:proofErr w:type="spellEnd"/>
      <w:r w:rsidRPr="00EE79D6">
        <w:rPr>
          <w:rFonts w:asciiTheme="minorHAnsi" w:hAnsiTheme="minorHAnsi"/>
          <w:color w:val="000000" w:themeColor="text1"/>
          <w:szCs w:val="22"/>
          <w:lang w:val="pl-PL"/>
          <w:rPrChange w:id="1344" w:author="Author">
            <w:rPr>
              <w:rFonts w:asciiTheme="minorHAnsi" w:hAnsiTheme="minorHAnsi"/>
              <w:color w:val="000000" w:themeColor="text1"/>
              <w:szCs w:val="22"/>
              <w:lang w:val="en-GB"/>
            </w:rPr>
          </w:rPrChange>
        </w:rPr>
        <w:t xml:space="preserve"> in </w:t>
      </w:r>
      <w:proofErr w:type="spellStart"/>
      <w:r w:rsidRPr="00EE79D6">
        <w:rPr>
          <w:rFonts w:asciiTheme="minorHAnsi" w:hAnsiTheme="minorHAnsi"/>
          <w:color w:val="000000" w:themeColor="text1"/>
          <w:szCs w:val="22"/>
          <w:lang w:val="pl-PL"/>
          <w:rPrChange w:id="1345" w:author="Author">
            <w:rPr>
              <w:rFonts w:asciiTheme="minorHAnsi" w:hAnsiTheme="minorHAnsi"/>
              <w:color w:val="000000" w:themeColor="text1"/>
              <w:szCs w:val="22"/>
              <w:lang w:val="en-GB"/>
            </w:rPr>
          </w:rPrChange>
        </w:rPr>
        <w:t>this</w:t>
      </w:r>
      <w:proofErr w:type="spellEnd"/>
      <w:r w:rsidRPr="00EE79D6">
        <w:rPr>
          <w:rFonts w:asciiTheme="minorHAnsi" w:hAnsiTheme="minorHAnsi"/>
          <w:color w:val="000000" w:themeColor="text1"/>
          <w:szCs w:val="22"/>
          <w:lang w:val="pl-PL"/>
          <w:rPrChange w:id="1346"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47" w:author="Author">
            <w:rPr>
              <w:rFonts w:asciiTheme="minorHAnsi" w:hAnsiTheme="minorHAnsi"/>
              <w:color w:val="000000" w:themeColor="text1"/>
              <w:szCs w:val="22"/>
              <w:lang w:val="en-GB"/>
            </w:rPr>
          </w:rPrChange>
        </w:rPr>
        <w:t>study</w:t>
      </w:r>
      <w:proofErr w:type="spellEnd"/>
      <w:r w:rsidRPr="00EE79D6">
        <w:rPr>
          <w:rFonts w:asciiTheme="minorHAnsi" w:hAnsiTheme="minorHAnsi"/>
          <w:color w:val="000000" w:themeColor="text1"/>
          <w:szCs w:val="22"/>
          <w:lang w:val="pl-PL"/>
          <w:rPrChange w:id="1348"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49" w:author="Author">
            <w:rPr>
              <w:rFonts w:asciiTheme="minorHAnsi" w:hAnsiTheme="minorHAnsi"/>
              <w:color w:val="000000" w:themeColor="text1"/>
              <w:szCs w:val="22"/>
              <w:lang w:val="en-GB"/>
            </w:rPr>
          </w:rPrChange>
        </w:rPr>
        <w:t>or</w:t>
      </w:r>
      <w:proofErr w:type="spellEnd"/>
      <w:r w:rsidRPr="00EE79D6">
        <w:rPr>
          <w:rFonts w:asciiTheme="minorHAnsi" w:hAnsiTheme="minorHAnsi"/>
          <w:color w:val="000000" w:themeColor="text1"/>
          <w:szCs w:val="22"/>
          <w:lang w:val="pl-PL"/>
          <w:rPrChange w:id="1350"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51" w:author="Author">
            <w:rPr>
              <w:rFonts w:asciiTheme="minorHAnsi" w:hAnsiTheme="minorHAnsi"/>
              <w:color w:val="000000" w:themeColor="text1"/>
              <w:szCs w:val="22"/>
              <w:lang w:val="en-GB"/>
            </w:rPr>
          </w:rPrChange>
        </w:rPr>
        <w:t>helped</w:t>
      </w:r>
      <w:proofErr w:type="spellEnd"/>
      <w:r w:rsidRPr="00EE79D6">
        <w:rPr>
          <w:rFonts w:asciiTheme="minorHAnsi" w:hAnsiTheme="minorHAnsi"/>
          <w:color w:val="000000" w:themeColor="text1"/>
          <w:szCs w:val="22"/>
          <w:lang w:val="pl-PL"/>
          <w:rPrChange w:id="1352"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53" w:author="Author">
            <w:rPr>
              <w:rFonts w:asciiTheme="minorHAnsi" w:hAnsiTheme="minorHAnsi"/>
              <w:color w:val="000000" w:themeColor="text1"/>
              <w:szCs w:val="22"/>
              <w:lang w:val="en-GB"/>
            </w:rPr>
          </w:rPrChange>
        </w:rPr>
        <w:t>collect</w:t>
      </w:r>
      <w:proofErr w:type="spellEnd"/>
      <w:r w:rsidRPr="00EE79D6">
        <w:rPr>
          <w:rFonts w:asciiTheme="minorHAnsi" w:hAnsiTheme="minorHAnsi"/>
          <w:color w:val="000000" w:themeColor="text1"/>
          <w:szCs w:val="22"/>
          <w:lang w:val="pl-PL"/>
          <w:rPrChange w:id="1354" w:author="Author">
            <w:rPr>
              <w:rFonts w:asciiTheme="minorHAnsi" w:hAnsiTheme="minorHAnsi"/>
              <w:color w:val="000000" w:themeColor="text1"/>
              <w:szCs w:val="22"/>
              <w:lang w:val="en-GB"/>
            </w:rPr>
          </w:rPrChange>
        </w:rPr>
        <w:t xml:space="preserve"> </w:t>
      </w:r>
      <w:proofErr w:type="spellStart"/>
      <w:r w:rsidRPr="00EE79D6">
        <w:rPr>
          <w:rFonts w:asciiTheme="minorHAnsi" w:hAnsiTheme="minorHAnsi"/>
          <w:color w:val="000000" w:themeColor="text1"/>
          <w:szCs w:val="22"/>
          <w:lang w:val="pl-PL"/>
          <w:rPrChange w:id="1355" w:author="Author">
            <w:rPr>
              <w:rFonts w:asciiTheme="minorHAnsi" w:hAnsiTheme="minorHAnsi"/>
              <w:color w:val="000000" w:themeColor="text1"/>
              <w:szCs w:val="22"/>
              <w:lang w:val="en-GB"/>
            </w:rPr>
          </w:rPrChange>
        </w:rPr>
        <w:t>mosquitoes</w:t>
      </w:r>
      <w:proofErr w:type="spellEnd"/>
      <w:r w:rsidRPr="00EE79D6">
        <w:rPr>
          <w:rFonts w:asciiTheme="minorHAnsi" w:hAnsiTheme="minorHAnsi"/>
          <w:color w:val="000000" w:themeColor="text1"/>
          <w:szCs w:val="22"/>
          <w:lang w:val="pl-PL"/>
          <w:rPrChange w:id="1356" w:author="Author">
            <w:rPr>
              <w:rFonts w:asciiTheme="minorHAnsi" w:hAnsiTheme="minorHAnsi"/>
              <w:color w:val="000000" w:themeColor="text1"/>
              <w:szCs w:val="22"/>
              <w:lang w:val="en-GB"/>
            </w:rPr>
          </w:rPrChange>
        </w:rPr>
        <w:t xml:space="preserve">. </w:t>
      </w:r>
      <w:r w:rsidRPr="00025D33">
        <w:rPr>
          <w:rFonts w:asciiTheme="minorHAnsi" w:eastAsia="Times New Roman" w:hAnsiTheme="minorHAnsi"/>
          <w:color w:val="000000" w:themeColor="text1"/>
          <w:szCs w:val="22"/>
          <w:shd w:val="clear" w:color="auto" w:fill="FFFFFF"/>
          <w:lang w:val="en-GB"/>
        </w:rPr>
        <w:t xml:space="preserve">Funding for the research and </w:t>
      </w:r>
      <w:r w:rsidRPr="00025D33">
        <w:rPr>
          <w:rFonts w:asciiTheme="minorHAnsi" w:hAnsiTheme="minorHAnsi"/>
          <w:color w:val="000000" w:themeColor="text1"/>
          <w:szCs w:val="22"/>
          <w:lang w:val="en-GB"/>
        </w:rPr>
        <w:t>support for KM, SWL, GD, MRK, CD, and DLS</w:t>
      </w:r>
      <w:r w:rsidRPr="00025D33">
        <w:rPr>
          <w:rFonts w:asciiTheme="minorHAnsi" w:eastAsia="Times New Roman" w:hAnsiTheme="minorHAnsi"/>
          <w:color w:val="000000" w:themeColor="text1"/>
          <w:szCs w:val="22"/>
          <w:shd w:val="clear" w:color="auto" w:fill="FFFFFF"/>
          <w:lang w:val="en-GB"/>
        </w:rPr>
        <w:t xml:space="preserve"> came from </w:t>
      </w:r>
      <w:r w:rsidRPr="00025D33">
        <w:rPr>
          <w:rFonts w:asciiTheme="minorHAnsi" w:hAnsiTheme="minorHAnsi"/>
          <w:color w:val="000000" w:themeColor="text1"/>
          <w:szCs w:val="22"/>
          <w:lang w:val="en-GB"/>
        </w:rPr>
        <w:t xml:space="preserve">National Institutes of Health as part of the International </w:t>
      </w:r>
      <w:proofErr w:type="spellStart"/>
      <w:r w:rsidRPr="00025D33">
        <w:rPr>
          <w:rFonts w:asciiTheme="minorHAnsi" w:hAnsiTheme="minorHAnsi"/>
          <w:color w:val="000000" w:themeColor="text1"/>
          <w:szCs w:val="22"/>
          <w:lang w:val="en-GB"/>
        </w:rPr>
        <w:t>Centers</w:t>
      </w:r>
      <w:proofErr w:type="spellEnd"/>
      <w:r w:rsidRPr="00025D33">
        <w:rPr>
          <w:rFonts w:asciiTheme="minorHAnsi" w:hAnsiTheme="minorHAnsi"/>
          <w:color w:val="000000" w:themeColor="text1"/>
          <w:szCs w:val="22"/>
          <w:lang w:val="en-GB"/>
        </w:rPr>
        <w:t xml:space="preserve"> of Excellence in Malaria Research (ICMER) program (U19AI089674). The authors wish to acknowledge the Infectious Diseases Research Collaboration (IDRC) for administrative and technical support. BTG, </w:t>
      </w:r>
      <w:r w:rsidRPr="00025D33">
        <w:rPr>
          <w:rFonts w:asciiTheme="minorHAnsi" w:eastAsia="Times New Roman" w:hAnsiTheme="minorHAnsi"/>
          <w:color w:val="000000" w:themeColor="text1"/>
          <w:szCs w:val="22"/>
          <w:shd w:val="clear" w:color="auto" w:fill="FFFFFF"/>
          <w:lang w:val="en-GB"/>
        </w:rPr>
        <w:t xml:space="preserve">DLS, PWG, SYK, SWL, DB, and SIH receive support from the Bill and Melinda Gates Foundation </w:t>
      </w:r>
      <w:r w:rsidRPr="00025D33">
        <w:rPr>
          <w:rFonts w:asciiTheme="minorHAnsi" w:hAnsiTheme="minorHAnsi"/>
          <w:color w:val="000000" w:themeColor="text1"/>
          <w:szCs w:val="22"/>
          <w:lang w:val="en-GB"/>
        </w:rPr>
        <w:t xml:space="preserve">(105338, </w:t>
      </w:r>
      <w:r w:rsidRPr="00025D33">
        <w:rPr>
          <w:rFonts w:asciiTheme="minorHAnsi" w:eastAsia="Times New Roman" w:hAnsiTheme="minorHAnsi"/>
          <w:color w:val="000000" w:themeColor="text1"/>
          <w:szCs w:val="22"/>
          <w:shd w:val="clear" w:color="auto" w:fill="FFFFFF"/>
          <w:lang w:val="en-GB"/>
        </w:rPr>
        <w:t xml:space="preserve">OPP1068048, </w:t>
      </w:r>
      <w:r w:rsidRPr="00025D33">
        <w:rPr>
          <w:rFonts w:asciiTheme="minorHAnsi" w:hAnsiTheme="minorHAnsi"/>
          <w:color w:val="000000" w:themeColor="text1"/>
          <w:szCs w:val="22"/>
          <w:lang w:val="en-GB"/>
        </w:rPr>
        <w:t xml:space="preserve">OPP110495, </w:t>
      </w:r>
      <w:r w:rsidRPr="00025D33">
        <w:rPr>
          <w:rFonts w:asciiTheme="minorHAnsi" w:eastAsia="Times New Roman" w:hAnsiTheme="minorHAnsi"/>
          <w:color w:val="000000" w:themeColor="text1"/>
          <w:szCs w:val="22"/>
          <w:shd w:val="clear" w:color="auto" w:fill="FFFFFF"/>
          <w:lang w:val="en-GB"/>
        </w:rPr>
        <w:t>OPP1106023,</w:t>
      </w:r>
      <w:r w:rsidRPr="00025D33">
        <w:rPr>
          <w:rFonts w:asciiTheme="minorHAnsi" w:eastAsia="Times New Roman" w:hAnsiTheme="minorHAnsi"/>
          <w:lang w:val="en-GB"/>
        </w:rPr>
        <w:t xml:space="preserve"> OPP1091919</w:t>
      </w:r>
      <w:r w:rsidRPr="00025D33">
        <w:rPr>
          <w:rFonts w:asciiTheme="minorHAnsi" w:eastAsia="Times New Roman" w:hAnsiTheme="minorHAnsi"/>
          <w:color w:val="000000" w:themeColor="text1"/>
          <w:szCs w:val="22"/>
          <w:shd w:val="clear" w:color="auto" w:fill="FFFFFF"/>
          <w:lang w:val="en-GB"/>
        </w:rPr>
        <w:t xml:space="preserve">). PWG is a Career Development Fellow (K00669X) jointly funded by the UK Medical Research Council (MRC) and the UK Department for International Development (DFID) under the MRC/DFID Concordat agreement, also part of the EDCTP2 programme supported by the European Union. </w:t>
      </w:r>
      <w:r w:rsidRPr="00025D33">
        <w:rPr>
          <w:rFonts w:asciiTheme="minorHAnsi" w:eastAsia="Times New Roman" w:hAnsiTheme="minorHAnsi"/>
          <w:szCs w:val="22"/>
          <w:lang w:val="en-GB"/>
        </w:rPr>
        <w:t xml:space="preserve">SIH is funded by a Senior Research Fellowship from the </w:t>
      </w:r>
      <w:proofErr w:type="spellStart"/>
      <w:r w:rsidRPr="00025D33">
        <w:rPr>
          <w:rFonts w:asciiTheme="minorHAnsi" w:eastAsia="Times New Roman" w:hAnsiTheme="minorHAnsi"/>
          <w:szCs w:val="22"/>
          <w:lang w:val="en-GB"/>
        </w:rPr>
        <w:t>Wellcome</w:t>
      </w:r>
      <w:proofErr w:type="spellEnd"/>
      <w:r w:rsidRPr="00025D33">
        <w:rPr>
          <w:rFonts w:asciiTheme="minorHAnsi" w:eastAsia="Times New Roman" w:hAnsiTheme="minorHAnsi"/>
          <w:szCs w:val="22"/>
          <w:lang w:val="en-GB"/>
        </w:rPr>
        <w:t xml:space="preserve"> Trust (095066).</w:t>
      </w:r>
    </w:p>
    <w:p w14:paraId="4C9D5578" w14:textId="2A759A9D" w:rsidR="006F47C2" w:rsidRPr="00025D33" w:rsidRDefault="006F47C2" w:rsidP="009F35C2">
      <w:pPr>
        <w:pStyle w:val="Heading1"/>
        <w:ind w:firstLine="0"/>
        <w:rPr>
          <w:shd w:val="clear" w:color="auto" w:fill="FFFFFF"/>
          <w:lang w:val="en-GB"/>
        </w:rPr>
      </w:pPr>
      <w:r>
        <w:rPr>
          <w:shd w:val="clear" w:color="auto" w:fill="FFFFFF"/>
          <w:lang w:val="en-GB"/>
        </w:rPr>
        <w:lastRenderedPageBreak/>
        <w:t>Author contributions</w:t>
      </w:r>
    </w:p>
    <w:p w14:paraId="425D1BD3" w14:textId="6C782F45" w:rsidR="006F47C2" w:rsidRPr="00025D33" w:rsidRDefault="006F47C2" w:rsidP="009F35C2">
      <w:pPr>
        <w:spacing w:line="480" w:lineRule="auto"/>
        <w:rPr>
          <w:rFonts w:asciiTheme="minorHAnsi" w:eastAsia="Times New Roman" w:hAnsiTheme="minorHAnsi"/>
          <w:color w:val="000000" w:themeColor="text1"/>
          <w:shd w:val="clear" w:color="auto" w:fill="FFFFFF"/>
          <w:lang w:val="en-GB"/>
        </w:rPr>
      </w:pPr>
      <w:r w:rsidRPr="00025D33">
        <w:rPr>
          <w:rFonts w:asciiTheme="minorHAnsi" w:eastAsia="Times New Roman" w:hAnsiTheme="minorHAnsi"/>
          <w:lang w:val="en-GB"/>
        </w:rPr>
        <w:t xml:space="preserve">BG, CD, DLS, EA, GD, KM, MRK, SGS, and SWL designed and conducted the linked epidemiological and entomological PRISM studies. </w:t>
      </w:r>
      <w:r w:rsidRPr="00025D33">
        <w:rPr>
          <w:rFonts w:asciiTheme="minorHAnsi" w:eastAsia="Times New Roman" w:hAnsiTheme="minorHAnsi"/>
          <w:color w:val="000000" w:themeColor="text1"/>
          <w:shd w:val="clear" w:color="auto" w:fill="FFFFFF"/>
          <w:lang w:val="en-GB"/>
        </w:rPr>
        <w:t>BTG, DLS, LVC, and SYK conceived and designed the analysis. DLS, LVC, and SYK participated in the management and analysis of the data. DLS, LVC, and SYK wrote the original draft of the manuscript. All authors participated in the writing of the final manuscript. All authors read and approved the final manuscript.</w:t>
      </w:r>
    </w:p>
    <w:p w14:paraId="09014D57" w14:textId="59BA4FAB" w:rsidR="006F47C2" w:rsidRPr="00025D33" w:rsidRDefault="006F47C2" w:rsidP="009F35C2">
      <w:pPr>
        <w:pStyle w:val="Heading1"/>
        <w:ind w:firstLine="0"/>
        <w:rPr>
          <w:shd w:val="clear" w:color="auto" w:fill="FFFFFF"/>
          <w:lang w:val="en-GB"/>
        </w:rPr>
      </w:pPr>
      <w:r w:rsidRPr="00025D33">
        <w:rPr>
          <w:shd w:val="clear" w:color="auto" w:fill="FFFFFF"/>
          <w:lang w:val="en-GB"/>
        </w:rPr>
        <w:t>Compet</w:t>
      </w:r>
      <w:r>
        <w:rPr>
          <w:shd w:val="clear" w:color="auto" w:fill="FFFFFF"/>
          <w:lang w:val="en-GB"/>
        </w:rPr>
        <w:t>in</w:t>
      </w:r>
      <w:r w:rsidR="00731104">
        <w:rPr>
          <w:shd w:val="clear" w:color="auto" w:fill="FFFFFF"/>
          <w:lang w:val="en-GB"/>
        </w:rPr>
        <w:t>g</w:t>
      </w:r>
      <w:r>
        <w:rPr>
          <w:shd w:val="clear" w:color="auto" w:fill="FFFFFF"/>
          <w:lang w:val="en-GB"/>
        </w:rPr>
        <w:t xml:space="preserve"> interests</w:t>
      </w:r>
    </w:p>
    <w:p w14:paraId="6E9F70EE" w14:textId="50D6143C" w:rsidR="00B429D0" w:rsidRDefault="006F47C2" w:rsidP="006F47C2">
      <w:pPr>
        <w:rPr>
          <w:rFonts w:asciiTheme="minorHAnsi" w:eastAsia="Times New Roman" w:hAnsiTheme="minorHAnsi"/>
          <w:color w:val="000000" w:themeColor="text1"/>
          <w:shd w:val="clear" w:color="auto" w:fill="FFFFFF"/>
          <w:lang w:val="en-GB"/>
        </w:rPr>
      </w:pPr>
      <w:r w:rsidRPr="00025D33">
        <w:rPr>
          <w:rFonts w:asciiTheme="minorHAnsi" w:eastAsia="Times New Roman" w:hAnsiTheme="minorHAnsi"/>
          <w:color w:val="000000" w:themeColor="text1"/>
          <w:shd w:val="clear" w:color="auto" w:fill="FFFFFF"/>
          <w:lang w:val="en-GB"/>
        </w:rPr>
        <w:t>The authors declare no competing interests.</w:t>
      </w:r>
    </w:p>
    <w:p w14:paraId="3FD31CE9" w14:textId="2E9AA7BD" w:rsidR="00731104" w:rsidRDefault="00731104" w:rsidP="006F47C2">
      <w:pPr>
        <w:rPr>
          <w:rFonts w:asciiTheme="minorHAnsi" w:eastAsia="Times New Roman" w:hAnsiTheme="minorHAnsi"/>
          <w:color w:val="000000" w:themeColor="text1"/>
          <w:shd w:val="clear" w:color="auto" w:fill="FFFFFF"/>
          <w:lang w:val="en-GB"/>
        </w:rPr>
      </w:pPr>
    </w:p>
    <w:p w14:paraId="7E21DC24" w14:textId="00EF9D17" w:rsidR="00731104" w:rsidRDefault="00731104" w:rsidP="009F35C2">
      <w:pPr>
        <w:pStyle w:val="Heading1"/>
        <w:ind w:firstLine="0"/>
        <w:rPr>
          <w:lang w:val="en-GB"/>
        </w:rPr>
      </w:pPr>
      <w:r>
        <w:rPr>
          <w:lang w:val="en-GB"/>
        </w:rPr>
        <w:t>Figure legends and tables</w:t>
      </w:r>
    </w:p>
    <w:p w14:paraId="1E95A599" w14:textId="362A661B" w:rsidR="00731104" w:rsidRPr="00025D33" w:rsidRDefault="00731104" w:rsidP="009F35C2">
      <w:pPr>
        <w:spacing w:line="480" w:lineRule="auto"/>
        <w:rPr>
          <w:rFonts w:asciiTheme="minorHAnsi" w:hAnsiTheme="minorHAnsi"/>
          <w:color w:val="000000" w:themeColor="text1"/>
          <w:sz w:val="22"/>
          <w:lang w:val="en-GB"/>
        </w:rPr>
      </w:pPr>
      <w:r w:rsidRPr="00025D33">
        <w:rPr>
          <w:rFonts w:asciiTheme="minorHAnsi" w:hAnsiTheme="minorHAnsi" w:cs="Arial"/>
          <w:b/>
          <w:color w:val="000000" w:themeColor="text1"/>
          <w:sz w:val="22"/>
          <w:lang w:val="en-GB"/>
        </w:rPr>
        <w:t>Fig</w:t>
      </w:r>
      <w:r w:rsidR="006F0C8E">
        <w:rPr>
          <w:rFonts w:asciiTheme="minorHAnsi" w:hAnsiTheme="minorHAnsi" w:cs="Arial"/>
          <w:b/>
          <w:color w:val="000000" w:themeColor="text1"/>
          <w:sz w:val="22"/>
          <w:lang w:val="en-GB"/>
        </w:rPr>
        <w:t>.</w:t>
      </w:r>
      <w:r w:rsidRPr="00025D33">
        <w:rPr>
          <w:rFonts w:asciiTheme="minorHAnsi" w:hAnsiTheme="minorHAnsi" w:cs="Arial"/>
          <w:b/>
          <w:color w:val="000000" w:themeColor="text1"/>
          <w:sz w:val="22"/>
          <w:lang w:val="en-GB"/>
        </w:rPr>
        <w:t xml:space="preserve"> 1. </w:t>
      </w:r>
      <w:r w:rsidRPr="009F35C2">
        <w:rPr>
          <w:rFonts w:asciiTheme="minorHAnsi" w:hAnsiTheme="minorHAnsi"/>
          <w:b/>
          <w:color w:val="000000" w:themeColor="text1"/>
          <w:sz w:val="22"/>
          <w:lang w:val="en-GB"/>
        </w:rPr>
        <w:t>Temporal trends in average daily mosquito exposure</w:t>
      </w:r>
      <w:r w:rsidRPr="00025D33">
        <w:rPr>
          <w:rFonts w:asciiTheme="minorHAnsi" w:hAnsiTheme="minorHAnsi"/>
          <w:color w:val="000000" w:themeColor="text1"/>
          <w:sz w:val="22"/>
          <w:lang w:val="en-GB"/>
        </w:rPr>
        <w:t xml:space="preserve">, </w:t>
      </w:r>
      <m:oMath>
        <m:sSub>
          <m:sSubPr>
            <m:ctrlPr>
              <w:rPr>
                <w:rFonts w:ascii="Cambria Math" w:hAnsi="Cambria Math"/>
                <w:i/>
                <w:color w:val="000000" w:themeColor="text1"/>
                <w:sz w:val="22"/>
                <w:lang w:val="en-GB"/>
              </w:rPr>
            </m:ctrlPr>
          </m:sSubPr>
          <m:e>
            <m:r>
              <w:rPr>
                <w:rFonts w:ascii="Cambria Math" w:hAnsi="Cambria Math"/>
                <w:color w:val="000000" w:themeColor="text1"/>
                <w:sz w:val="22"/>
                <w:lang w:val="en-GB"/>
              </w:rPr>
              <m:t>S</m:t>
            </m:r>
          </m:e>
          <m:sub>
            <m:r>
              <w:rPr>
                <w:rFonts w:ascii="Cambria Math" w:hAnsi="Cambria Math"/>
                <w:color w:val="000000" w:themeColor="text1"/>
                <w:sz w:val="22"/>
                <w:lang w:val="en-GB"/>
              </w:rPr>
              <m:t>d,n</m:t>
            </m:r>
          </m:sub>
        </m:sSub>
      </m:oMath>
      <w:r w:rsidRPr="00025D33">
        <w:rPr>
          <w:rFonts w:asciiTheme="minorHAnsi" w:hAnsiTheme="minorHAnsi"/>
          <w:color w:val="000000" w:themeColor="text1"/>
          <w:sz w:val="22"/>
          <w:lang w:val="en-GB"/>
        </w:rPr>
        <w:t xml:space="preserve">, for each site – (a) Jinja, (b) Kanungu, (c) Tororo – plotted for each one of the three study sites along with credible intervals (dashed). Seasonal signals for study sites with lower transmission have been plotted for Kanungu and Tororo to show the scale of the differences in the mosquito counts among sites. </w:t>
      </w:r>
    </w:p>
    <w:p w14:paraId="036A2C83" w14:textId="422DDA86" w:rsidR="00731104" w:rsidRDefault="00731104" w:rsidP="009F35C2">
      <w:pPr>
        <w:spacing w:line="480" w:lineRule="auto"/>
        <w:rPr>
          <w:lang w:val="en-GB" w:eastAsia="ja-JP"/>
        </w:rPr>
      </w:pPr>
    </w:p>
    <w:p w14:paraId="194DA28F" w14:textId="0E599ED4" w:rsidR="00731104" w:rsidRDefault="00731104" w:rsidP="009F35C2">
      <w:pPr>
        <w:spacing w:line="480" w:lineRule="auto"/>
        <w:rPr>
          <w:rFonts w:asciiTheme="minorHAnsi" w:eastAsia="Times New Roman" w:hAnsiTheme="minorHAnsi"/>
          <w:color w:val="000000" w:themeColor="text1"/>
          <w:kern w:val="36"/>
          <w:sz w:val="22"/>
          <w:lang w:val="en-GB"/>
        </w:rPr>
      </w:pPr>
      <w:r w:rsidRPr="00025D33">
        <w:rPr>
          <w:rFonts w:asciiTheme="minorHAnsi" w:hAnsiTheme="minorHAnsi" w:cs="Arial"/>
          <w:b/>
          <w:color w:val="000000" w:themeColor="text1"/>
          <w:sz w:val="22"/>
          <w:lang w:val="en-GB"/>
        </w:rPr>
        <w:t>Fig</w:t>
      </w:r>
      <w:r w:rsidR="006F0C8E">
        <w:rPr>
          <w:rFonts w:asciiTheme="minorHAnsi" w:hAnsiTheme="minorHAnsi" w:cs="Arial"/>
          <w:b/>
          <w:color w:val="000000" w:themeColor="text1"/>
          <w:sz w:val="22"/>
          <w:lang w:val="en-GB"/>
        </w:rPr>
        <w:t>.</w:t>
      </w:r>
      <w:r w:rsidRPr="00025D33">
        <w:rPr>
          <w:rFonts w:asciiTheme="minorHAnsi" w:hAnsiTheme="minorHAnsi" w:cs="Arial"/>
          <w:b/>
          <w:color w:val="000000" w:themeColor="text1"/>
          <w:sz w:val="22"/>
          <w:lang w:val="en-GB"/>
        </w:rPr>
        <w:t xml:space="preserve"> 2. The counts and Pareto analysis for all Anophelines (top row) and for infected Anophelines (bottom row). </w:t>
      </w:r>
      <w:r w:rsidRPr="00025D33">
        <w:rPr>
          <w:rFonts w:asciiTheme="minorHAnsi" w:eastAsia="Times New Roman" w:hAnsiTheme="minorHAnsi"/>
          <w:color w:val="000000" w:themeColor="text1"/>
          <w:kern w:val="36"/>
          <w:sz w:val="22"/>
          <w:lang w:val="en-GB"/>
        </w:rPr>
        <w:t xml:space="preserve">(a) Anopheline mosquito catch counts by month and household (each household is on one line), sorted within each site by the median counts for each household. Darker </w:t>
      </w:r>
      <w:proofErr w:type="spellStart"/>
      <w:r w:rsidRPr="00025D33">
        <w:rPr>
          <w:rFonts w:asciiTheme="minorHAnsi" w:eastAsia="Times New Roman" w:hAnsiTheme="minorHAnsi"/>
          <w:color w:val="000000" w:themeColor="text1"/>
          <w:kern w:val="36"/>
          <w:sz w:val="22"/>
          <w:lang w:val="en-GB"/>
        </w:rPr>
        <w:t>colors</w:t>
      </w:r>
      <w:proofErr w:type="spellEnd"/>
      <w:r w:rsidRPr="00025D33">
        <w:rPr>
          <w:rFonts w:asciiTheme="minorHAnsi" w:eastAsia="Times New Roman" w:hAnsiTheme="minorHAnsi"/>
          <w:color w:val="000000" w:themeColor="text1"/>
          <w:kern w:val="36"/>
          <w:sz w:val="22"/>
          <w:lang w:val="en-GB"/>
        </w:rPr>
        <w:t xml:space="preserve"> indicate higher counts. (b) Monthly Pareto (solid line, circles) and modified Pareto (dashed, x’s) indices by mean monthly HBR. Linear fit line for Pareto and modified Pareto are shown with confidence intervals in grey. (c) Sporozoite-positive anopheline mosquito catch counts by month and household (each household is on one line), sorted within each site by the median counts for each household. Darker </w:t>
      </w:r>
      <w:proofErr w:type="spellStart"/>
      <w:r w:rsidRPr="00025D33">
        <w:rPr>
          <w:rFonts w:asciiTheme="minorHAnsi" w:eastAsia="Times New Roman" w:hAnsiTheme="minorHAnsi"/>
          <w:color w:val="000000" w:themeColor="text1"/>
          <w:kern w:val="36"/>
          <w:sz w:val="22"/>
          <w:lang w:val="en-GB"/>
        </w:rPr>
        <w:t>colors</w:t>
      </w:r>
      <w:proofErr w:type="spellEnd"/>
      <w:r w:rsidRPr="00025D33">
        <w:rPr>
          <w:rFonts w:asciiTheme="minorHAnsi" w:eastAsia="Times New Roman" w:hAnsiTheme="minorHAnsi"/>
          <w:color w:val="000000" w:themeColor="text1"/>
          <w:kern w:val="36"/>
          <w:sz w:val="22"/>
          <w:lang w:val="en-GB"/>
        </w:rPr>
        <w:t xml:space="preserve"> indicate </w:t>
      </w:r>
      <w:r w:rsidRPr="00025D33">
        <w:rPr>
          <w:rFonts w:asciiTheme="minorHAnsi" w:eastAsia="Times New Roman" w:hAnsiTheme="minorHAnsi"/>
          <w:color w:val="000000" w:themeColor="text1"/>
          <w:kern w:val="36"/>
          <w:sz w:val="22"/>
          <w:lang w:val="en-GB"/>
        </w:rPr>
        <w:lastRenderedPageBreak/>
        <w:t>higher counts. (d) Monthly Pareto (solid line, circles) and modified Pareto (dashed line, x’s) indices by mean monthly EIR. Linear fit line for Pareto and modified Pareto are shown with confidence intervals in grey.</w:t>
      </w:r>
    </w:p>
    <w:p w14:paraId="5EC8AFD6" w14:textId="77777777" w:rsidR="00731104" w:rsidRPr="00025D33" w:rsidRDefault="00731104" w:rsidP="009F35C2">
      <w:pPr>
        <w:spacing w:line="480" w:lineRule="auto"/>
        <w:rPr>
          <w:rFonts w:asciiTheme="minorHAnsi" w:eastAsia="Times New Roman" w:hAnsiTheme="minorHAnsi"/>
          <w:color w:val="000000" w:themeColor="text1"/>
          <w:kern w:val="36"/>
          <w:sz w:val="22"/>
          <w:lang w:val="en-GB"/>
        </w:rPr>
      </w:pPr>
    </w:p>
    <w:p w14:paraId="742515CD" w14:textId="3B98AF14" w:rsidR="00731104" w:rsidRPr="00262325" w:rsidRDefault="00731104" w:rsidP="009F35C2">
      <w:pPr>
        <w:spacing w:line="480" w:lineRule="auto"/>
        <w:rPr>
          <w:bCs/>
          <w:lang w:val="en-GB" w:eastAsia="ja-JP"/>
        </w:rPr>
      </w:pPr>
      <w:r w:rsidRPr="00025D33">
        <w:rPr>
          <w:rFonts w:asciiTheme="minorHAnsi" w:hAnsiTheme="minorHAnsi"/>
          <w:b/>
          <w:color w:val="000000" w:themeColor="text1"/>
          <w:sz w:val="22"/>
          <w:lang w:val="en-GB"/>
        </w:rPr>
        <w:t>Fig</w:t>
      </w:r>
      <w:r w:rsidR="006F0C8E">
        <w:rPr>
          <w:rFonts w:asciiTheme="minorHAnsi" w:hAnsiTheme="minorHAnsi"/>
          <w:b/>
          <w:color w:val="000000" w:themeColor="text1"/>
          <w:sz w:val="22"/>
          <w:lang w:val="en-GB"/>
        </w:rPr>
        <w:t>.</w:t>
      </w:r>
      <w:r w:rsidRPr="00025D33">
        <w:rPr>
          <w:rFonts w:asciiTheme="minorHAnsi" w:hAnsiTheme="minorHAnsi"/>
          <w:b/>
          <w:color w:val="000000" w:themeColor="text1"/>
          <w:sz w:val="22"/>
          <w:lang w:val="en-GB"/>
        </w:rPr>
        <w:t xml:space="preserve"> 3. </w:t>
      </w:r>
      <w:r w:rsidRPr="009F35C2">
        <w:rPr>
          <w:rFonts w:asciiTheme="minorHAnsi" w:hAnsiTheme="minorHAnsi" w:cs="Arial"/>
          <w:b/>
          <w:color w:val="000000" w:themeColor="text1"/>
          <w:sz w:val="22"/>
          <w:lang w:val="en-GB"/>
        </w:rPr>
        <w:t xml:space="preserve">(a) </w:t>
      </w:r>
      <w:r w:rsidRPr="00262325">
        <w:rPr>
          <w:rFonts w:asciiTheme="minorHAnsi" w:hAnsiTheme="minorHAnsi" w:cs="Arial"/>
          <w:bCs/>
          <w:color w:val="000000" w:themeColor="text1"/>
          <w:sz w:val="22"/>
          <w:lang w:val="en-GB"/>
        </w:rPr>
        <w:t xml:space="preserve">Distribution of household biting weights (i.e., the points are the fitted values </w:t>
      </w:r>
      <m:oMath>
        <m:sSub>
          <m:sSubPr>
            <m:ctrlPr>
              <w:rPr>
                <w:rFonts w:ascii="Cambria Math" w:hAnsi="Cambria Math" w:cs="Arial"/>
                <w:bCs/>
                <w:i/>
                <w:color w:val="000000" w:themeColor="text1"/>
                <w:sz w:val="22"/>
                <w:lang w:val="en-GB"/>
              </w:rPr>
            </m:ctrlPr>
          </m:sSubPr>
          <m:e>
            <m:r>
              <w:rPr>
                <w:rFonts w:ascii="Cambria Math" w:hAnsi="Cambria Math" w:cs="Arial"/>
                <w:color w:val="000000" w:themeColor="text1"/>
                <w:sz w:val="22"/>
                <w:lang w:val="en-GB"/>
              </w:rPr>
              <m:t>ω</m:t>
            </m:r>
          </m:e>
          <m:sub>
            <m:r>
              <w:rPr>
                <w:rFonts w:ascii="Cambria Math" w:hAnsi="Cambria Math" w:cs="Arial"/>
                <w:color w:val="000000" w:themeColor="text1"/>
                <w:sz w:val="22"/>
                <w:lang w:val="en-GB"/>
              </w:rPr>
              <m:t>h,n</m:t>
            </m:r>
          </m:sub>
        </m:sSub>
        <m:r>
          <w:rPr>
            <w:rFonts w:ascii="Cambria Math" w:hAnsi="Cambria Math" w:cs="Arial"/>
            <w:color w:val="000000" w:themeColor="text1"/>
            <w:sz w:val="22"/>
            <w:lang w:val="en-GB"/>
          </w:rPr>
          <m:t xml:space="preserve"> </m:t>
        </m:r>
      </m:oMath>
      <w:r w:rsidRPr="00262325">
        <w:rPr>
          <w:rFonts w:asciiTheme="minorHAnsi" w:hAnsiTheme="minorHAnsi" w:cs="Arial"/>
          <w:bCs/>
          <w:color w:val="000000" w:themeColor="text1"/>
          <w:sz w:val="22"/>
          <w:lang w:val="en-GB"/>
        </w:rPr>
        <w:t>from the fitting procedure) and a gamma distribution fitted to describe the points (solid lines, plotted to the 99</w:t>
      </w:r>
      <w:proofErr w:type="spellStart"/>
      <w:r w:rsidRPr="00262325">
        <w:rPr>
          <w:rFonts w:asciiTheme="minorHAnsi" w:hAnsiTheme="minorHAnsi" w:cs="Arial"/>
          <w:bCs/>
          <w:color w:val="000000" w:themeColor="text1"/>
          <w:sz w:val="22"/>
          <w:vertAlign w:val="superscript"/>
          <w:lang w:val="en-GB"/>
        </w:rPr>
        <w:t>th</w:t>
      </w:r>
      <w:proofErr w:type="spellEnd"/>
      <w:r w:rsidRPr="00262325">
        <w:rPr>
          <w:rFonts w:asciiTheme="minorHAnsi" w:hAnsiTheme="minorHAnsi" w:cs="Arial"/>
          <w:bCs/>
          <w:color w:val="000000" w:themeColor="text1"/>
          <w:sz w:val="22"/>
          <w:lang w:val="en-GB"/>
        </w:rPr>
        <w:t xml:space="preserve"> quantile) for Jinja, </w:t>
      </w:r>
      <m:oMath>
        <m:sSub>
          <m:sSubPr>
            <m:ctrlPr>
              <w:rPr>
                <w:rFonts w:ascii="Cambria Math" w:hAnsi="Cambria Math" w:cs="Arial"/>
                <w:bCs/>
                <w:i/>
                <w:color w:val="000000" w:themeColor="text1"/>
                <w:sz w:val="22"/>
                <w:lang w:val="en-GB"/>
              </w:rPr>
            </m:ctrlPr>
          </m:sSubPr>
          <m:e>
            <m:r>
              <w:rPr>
                <w:rFonts w:ascii="Cambria Math" w:hAnsi="Cambria Math" w:cs="Arial"/>
                <w:color w:val="000000" w:themeColor="text1"/>
                <w:sz w:val="22"/>
                <w:lang w:val="en-GB"/>
              </w:rPr>
              <m:t>Γ</m:t>
            </m:r>
          </m:e>
          <m:sub>
            <m:r>
              <w:rPr>
                <w:rFonts w:ascii="Cambria Math" w:hAnsi="Cambria Math" w:cs="Arial"/>
                <w:color w:val="000000" w:themeColor="text1"/>
                <w:sz w:val="22"/>
                <w:lang w:val="en-GB"/>
              </w:rPr>
              <m:t>ω,J</m:t>
            </m:r>
          </m:sub>
        </m:sSub>
        <m:r>
          <w:rPr>
            <w:rFonts w:ascii="Cambria Math" w:hAnsi="Cambria Math" w:cs="Arial"/>
            <w:color w:val="000000" w:themeColor="text1"/>
            <w:sz w:val="22"/>
            <w:lang w:val="en-GB"/>
          </w:rPr>
          <m:t>= Γ(0.82, 0.82)</m:t>
        </m:r>
      </m:oMath>
      <w:r w:rsidRPr="00262325">
        <w:rPr>
          <w:rFonts w:asciiTheme="minorHAnsi" w:hAnsiTheme="minorHAnsi" w:cs="Arial"/>
          <w:bCs/>
          <w:color w:val="000000" w:themeColor="text1"/>
          <w:sz w:val="22"/>
          <w:lang w:val="en-GB"/>
        </w:rPr>
        <w:t>; Kanun</w:t>
      </w:r>
      <w:proofErr w:type="spellStart"/>
      <w:r w:rsidRPr="00262325">
        <w:rPr>
          <w:rFonts w:asciiTheme="minorHAnsi" w:hAnsiTheme="minorHAnsi" w:cs="Arial"/>
          <w:bCs/>
          <w:color w:val="000000" w:themeColor="text1"/>
          <w:sz w:val="22"/>
          <w:lang w:val="en-GB"/>
        </w:rPr>
        <w:t>gu</w:t>
      </w:r>
      <w:proofErr w:type="spellEnd"/>
      <w:r w:rsidRPr="00262325">
        <w:rPr>
          <w:rFonts w:asciiTheme="minorHAnsi" w:hAnsiTheme="minorHAnsi" w:cs="Arial"/>
          <w:bCs/>
          <w:color w:val="000000" w:themeColor="text1"/>
          <w:sz w:val="22"/>
          <w:lang w:val="en-GB"/>
        </w:rPr>
        <w:t xml:space="preserve">, </w:t>
      </w:r>
      <m:oMath>
        <m:sSub>
          <m:sSubPr>
            <m:ctrlPr>
              <w:rPr>
                <w:rFonts w:ascii="Cambria Math" w:hAnsi="Cambria Math" w:cs="Arial"/>
                <w:bCs/>
                <w:i/>
                <w:color w:val="000000" w:themeColor="text1"/>
                <w:sz w:val="22"/>
                <w:lang w:val="en-GB"/>
              </w:rPr>
            </m:ctrlPr>
          </m:sSubPr>
          <m:e>
            <m:r>
              <w:rPr>
                <w:rFonts w:ascii="Cambria Math" w:hAnsi="Cambria Math" w:cs="Arial"/>
                <w:color w:val="000000" w:themeColor="text1"/>
                <w:sz w:val="22"/>
                <w:lang w:val="en-GB"/>
              </w:rPr>
              <m:t>Γ</m:t>
            </m:r>
          </m:e>
          <m:sub>
            <m:r>
              <w:rPr>
                <w:rFonts w:ascii="Cambria Math" w:hAnsi="Cambria Math" w:cs="Arial"/>
                <w:color w:val="000000" w:themeColor="text1"/>
                <w:sz w:val="22"/>
                <w:lang w:val="en-GB"/>
              </w:rPr>
              <m:t>ω,K</m:t>
            </m:r>
          </m:sub>
        </m:sSub>
        <m:r>
          <w:rPr>
            <w:rFonts w:ascii="Cambria Math" w:hAnsi="Cambria Math" w:cs="Arial"/>
            <w:color w:val="000000" w:themeColor="text1"/>
            <w:sz w:val="22"/>
            <w:lang w:val="en-GB"/>
          </w:rPr>
          <m:t>=Γ</m:t>
        </m:r>
        <m:d>
          <m:dPr>
            <m:ctrlPr>
              <w:rPr>
                <w:rFonts w:ascii="Cambria Math" w:hAnsi="Cambria Math" w:cs="Arial"/>
                <w:bCs/>
                <w:i/>
                <w:color w:val="000000" w:themeColor="text1"/>
                <w:sz w:val="22"/>
                <w:lang w:val="en-GB"/>
              </w:rPr>
            </m:ctrlPr>
          </m:dPr>
          <m:e>
            <m:r>
              <w:rPr>
                <w:rFonts w:ascii="Cambria Math" w:hAnsi="Cambria Math" w:cs="Arial"/>
                <w:color w:val="000000" w:themeColor="text1"/>
                <w:sz w:val="22"/>
                <w:lang w:val="en-GB"/>
              </w:rPr>
              <m:t>0.68,0,68</m:t>
            </m:r>
          </m:e>
        </m:d>
      </m:oMath>
      <w:r w:rsidRPr="00262325">
        <w:rPr>
          <w:rFonts w:asciiTheme="minorHAnsi" w:hAnsiTheme="minorHAnsi" w:cs="Arial"/>
          <w:bCs/>
          <w:color w:val="000000" w:themeColor="text1"/>
          <w:sz w:val="22"/>
          <w:lang w:val="en-GB"/>
        </w:rPr>
        <w:t>; Tororo</w:t>
      </w:r>
      <w:r w:rsidRPr="00025D33">
        <w:rPr>
          <w:rFonts w:asciiTheme="minorHAnsi" w:hAnsiTheme="minorHAnsi" w:cs="Arial"/>
          <w:color w:val="000000" w:themeColor="text1"/>
          <w:sz w:val="22"/>
          <w:lang w:val="en-GB"/>
        </w:rPr>
        <w:t xml:space="preserve">, </w:t>
      </w:r>
      <m:oMath>
        <m:sSub>
          <m:sSubPr>
            <m:ctrlPr>
              <w:rPr>
                <w:rFonts w:ascii="Cambria Math" w:hAnsi="Cambria Math" w:cs="Arial"/>
                <w:i/>
                <w:color w:val="000000" w:themeColor="text1"/>
                <w:sz w:val="22"/>
                <w:lang w:val="en-GB"/>
              </w:rPr>
            </m:ctrlPr>
          </m:sSubPr>
          <m:e>
            <m:r>
              <w:rPr>
                <w:rFonts w:ascii="Cambria Math" w:hAnsi="Cambria Math" w:cs="Arial"/>
                <w:color w:val="000000" w:themeColor="text1"/>
                <w:sz w:val="22"/>
                <w:lang w:val="en-GB"/>
              </w:rPr>
              <m:t>Γ</m:t>
            </m:r>
          </m:e>
          <m:sub>
            <m:r>
              <w:rPr>
                <w:rFonts w:ascii="Cambria Math" w:hAnsi="Cambria Math" w:cs="Arial"/>
                <w:color w:val="000000" w:themeColor="text1"/>
                <w:sz w:val="22"/>
                <w:lang w:val="en-GB"/>
              </w:rPr>
              <m:t>ω,T</m:t>
            </m:r>
          </m:sub>
        </m:sSub>
        <m:r>
          <w:rPr>
            <w:rFonts w:ascii="Cambria Math" w:hAnsi="Cambria Math" w:cs="Arial"/>
            <w:color w:val="000000" w:themeColor="text1"/>
            <w:sz w:val="22"/>
            <w:lang w:val="en-GB"/>
          </w:rPr>
          <m:t>=Γ</m:t>
        </m:r>
        <m:d>
          <m:dPr>
            <m:ctrlPr>
              <w:rPr>
                <w:rFonts w:ascii="Cambria Math" w:hAnsi="Cambria Math" w:cs="Arial"/>
                <w:i/>
                <w:color w:val="000000" w:themeColor="text1"/>
                <w:sz w:val="22"/>
                <w:lang w:val="en-GB"/>
              </w:rPr>
            </m:ctrlPr>
          </m:dPr>
          <m:e>
            <m:r>
              <w:rPr>
                <w:rFonts w:ascii="Cambria Math" w:hAnsi="Cambria Math" w:cs="Arial"/>
                <w:color w:val="000000" w:themeColor="text1"/>
                <w:sz w:val="22"/>
                <w:lang w:val="en-GB"/>
              </w:rPr>
              <m:t>2.2,2.2</m:t>
            </m:r>
          </m:e>
        </m:d>
      </m:oMath>
      <w:r w:rsidRPr="00025D33">
        <w:rPr>
          <w:rFonts w:asciiTheme="minorHAnsi" w:hAnsiTheme="minorHAnsi" w:cs="Arial"/>
          <w:color w:val="000000" w:themeColor="text1"/>
          <w:sz w:val="22"/>
          <w:lang w:val="en-GB"/>
        </w:rPr>
        <w:t xml:space="preserve">. </w:t>
      </w:r>
      <w:r w:rsidRPr="009F35C2">
        <w:rPr>
          <w:rFonts w:asciiTheme="minorHAnsi" w:hAnsiTheme="minorHAnsi" w:cs="Arial"/>
          <w:b/>
          <w:color w:val="000000" w:themeColor="text1"/>
          <w:sz w:val="22"/>
          <w:lang w:val="en-GB"/>
        </w:rPr>
        <w:t xml:space="preserve">(b) </w:t>
      </w:r>
      <w:r w:rsidRPr="00262325">
        <w:rPr>
          <w:rFonts w:asciiTheme="minorHAnsi" w:hAnsiTheme="minorHAnsi" w:cs="Arial"/>
          <w:bCs/>
          <w:color w:val="000000" w:themeColor="text1"/>
          <w:sz w:val="22"/>
          <w:lang w:val="en-GB"/>
        </w:rPr>
        <w:t>Proportion of variance explained by household biting weights (</w:t>
      </w:r>
      <m:oMath>
        <m:sSub>
          <m:sSubPr>
            <m:ctrlPr>
              <w:rPr>
                <w:rFonts w:ascii="Cambria Math" w:hAnsi="Cambria Math" w:cs="Arial"/>
                <w:bCs/>
                <w:i/>
                <w:color w:val="000000" w:themeColor="text1"/>
                <w:sz w:val="22"/>
                <w:lang w:val="en-GB"/>
              </w:rPr>
            </m:ctrlPr>
          </m:sSubPr>
          <m:e>
            <m:r>
              <w:rPr>
                <w:rFonts w:ascii="Cambria Math" w:hAnsi="Cambria Math" w:cs="Arial"/>
                <w:color w:val="000000" w:themeColor="text1"/>
                <w:sz w:val="22"/>
                <w:lang w:val="en-GB"/>
              </w:rPr>
              <m:t>ω</m:t>
            </m:r>
          </m:e>
          <m:sub>
            <m:r>
              <w:rPr>
                <w:rFonts w:ascii="Cambria Math" w:hAnsi="Cambria Math" w:cs="Arial"/>
                <w:color w:val="000000" w:themeColor="text1"/>
                <w:sz w:val="22"/>
                <w:lang w:val="en-GB"/>
              </w:rPr>
              <m:t>h</m:t>
            </m:r>
          </m:sub>
        </m:sSub>
        <m:r>
          <w:rPr>
            <w:rFonts w:ascii="Cambria Math" w:hAnsi="Cambria Math" w:cs="Arial"/>
            <w:color w:val="000000" w:themeColor="text1"/>
            <w:sz w:val="22"/>
            <w:lang w:val="en-GB"/>
          </w:rPr>
          <m:t>)</m:t>
        </m:r>
      </m:oMath>
      <w:r w:rsidRPr="00262325">
        <w:rPr>
          <w:rFonts w:asciiTheme="minorHAnsi" w:hAnsiTheme="minorHAnsi" w:cs="Arial"/>
          <w:bCs/>
          <w:color w:val="000000" w:themeColor="text1"/>
          <w:sz w:val="22"/>
          <w:lang w:val="en-GB"/>
        </w:rPr>
        <w:t>, seasonality (</w:t>
      </w:r>
      <m:oMath>
        <m:sSub>
          <m:sSubPr>
            <m:ctrlPr>
              <w:rPr>
                <w:rFonts w:ascii="Cambria Math" w:hAnsi="Cambria Math" w:cs="Arial"/>
                <w:bCs/>
                <w:i/>
                <w:color w:val="000000" w:themeColor="text1"/>
                <w:sz w:val="22"/>
                <w:lang w:val="en-GB"/>
              </w:rPr>
            </m:ctrlPr>
          </m:sSubPr>
          <m:e>
            <m:r>
              <w:rPr>
                <w:rFonts w:ascii="Cambria Math" w:hAnsi="Cambria Math" w:cs="Arial"/>
                <w:color w:val="000000" w:themeColor="text1"/>
                <w:sz w:val="22"/>
                <w:lang w:val="en-GB"/>
              </w:rPr>
              <m:t>S</m:t>
            </m:r>
          </m:e>
          <m:sub>
            <m:r>
              <w:rPr>
                <w:rFonts w:ascii="Cambria Math" w:hAnsi="Cambria Math" w:cs="Arial"/>
                <w:color w:val="000000" w:themeColor="text1"/>
                <w:sz w:val="22"/>
                <w:lang w:val="en-GB"/>
              </w:rPr>
              <m:t>d</m:t>
            </m:r>
          </m:sub>
        </m:sSub>
      </m:oMath>
      <w:r w:rsidRPr="00262325">
        <w:rPr>
          <w:rFonts w:asciiTheme="minorHAnsi" w:hAnsiTheme="minorHAnsi" w:cs="Arial"/>
          <w:bCs/>
          <w:color w:val="000000" w:themeColor="text1"/>
          <w:sz w:val="22"/>
          <w:lang w:val="en-GB"/>
        </w:rPr>
        <w:t>), and environmental and sampling noise.</w:t>
      </w:r>
      <w:bookmarkEnd w:id="0"/>
      <w:bookmarkEnd w:id="1"/>
    </w:p>
    <w:sectPr w:rsidR="00731104" w:rsidRPr="00262325" w:rsidSect="00B429D0">
      <w:footerReference w:type="even" r:id="rId19"/>
      <w:footerReference w:type="default" r:id="rId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Author" w:initials="A">
    <w:p w14:paraId="6A3A2052" w14:textId="134B78CA" w:rsidR="005037E3" w:rsidRDefault="005037E3">
      <w:pPr>
        <w:pStyle w:val="CommentText"/>
      </w:pPr>
      <w:r>
        <w:rPr>
          <w:rStyle w:val="CommentReference"/>
        </w:rPr>
        <w:annotationRef/>
      </w:r>
      <w:r>
        <w:rPr>
          <w:noProof/>
        </w:rPr>
        <w:t xml:space="preserve">can you change the legend from "Pareto" and "Modified Pareto" in (b) and (d) to "Super-spreading" and "Super-spreaders" </w:t>
      </w:r>
    </w:p>
  </w:comment>
  <w:comment w:id="71" w:author="Author" w:initials="A">
    <w:p w14:paraId="6F4361C5" w14:textId="7F7735DC" w:rsidR="005037E3" w:rsidRDefault="005037E3">
      <w:pPr>
        <w:pStyle w:val="CommentText"/>
      </w:pPr>
      <w:r>
        <w:rPr>
          <w:rStyle w:val="CommentReference"/>
        </w:rPr>
        <w:annotationRef/>
      </w:r>
      <w:r>
        <w:rPr>
          <w:noProof/>
        </w:rPr>
        <w:t xml:space="preserve">that point in c) at 4 is clearly a very weird outlier.  In the plot, it shows that the top 20% accounts for less than 20% of the bites.  That's very weird. </w:t>
      </w:r>
    </w:p>
  </w:comment>
  <w:comment w:id="91" w:author="Author" w:initials="A">
    <w:p w14:paraId="6A36D43A" w14:textId="77777777" w:rsidR="005037E3" w:rsidRDefault="005037E3">
      <w:pPr>
        <w:pStyle w:val="CommentText"/>
        <w:rPr>
          <w:noProof/>
        </w:rPr>
      </w:pPr>
      <w:r>
        <w:rPr>
          <w:rStyle w:val="CommentReference"/>
        </w:rPr>
        <w:annotationRef/>
      </w:r>
      <w:r>
        <w:rPr>
          <w:noProof/>
        </w:rPr>
        <w:t>we don't show the fit for super-spreaders</w:t>
      </w:r>
    </w:p>
    <w:p w14:paraId="7A5E9354" w14:textId="77777777" w:rsidR="005037E3" w:rsidRDefault="005037E3">
      <w:pPr>
        <w:pStyle w:val="CommentText"/>
        <w:rPr>
          <w:noProof/>
        </w:rPr>
      </w:pPr>
    </w:p>
    <w:p w14:paraId="23D93BB4" w14:textId="5C3F103B" w:rsidR="005037E3" w:rsidRDefault="005037E3">
      <w:pPr>
        <w:pStyle w:val="CommentText"/>
      </w:pPr>
    </w:p>
  </w:comment>
  <w:comment w:id="94" w:author="Author" w:initials="A">
    <w:p w14:paraId="608C64EC" w14:textId="603B1C69" w:rsidR="005037E3" w:rsidRDefault="005037E3">
      <w:pPr>
        <w:pStyle w:val="CommentText"/>
      </w:pPr>
      <w:r>
        <w:rPr>
          <w:noProof/>
        </w:rPr>
        <w:t xml:space="preserve">This nees to be explained in the methods. Do we need a separate plot for it? do we plot for both super-spreading and super-spreaders? </w:t>
      </w:r>
    </w:p>
  </w:comment>
  <w:comment w:id="257" w:author="Author" w:initials="A">
    <w:p w14:paraId="59643992" w14:textId="77777777" w:rsidR="005037E3" w:rsidRDefault="005037E3" w:rsidP="008005E5">
      <w:pPr>
        <w:pStyle w:val="CommentText"/>
      </w:pPr>
      <w:r>
        <w:rPr>
          <w:noProof/>
        </w:rPr>
        <w:t>Howdo it?</w:t>
      </w:r>
      <w:r>
        <w:rPr>
          <w:rStyle w:val="CommentReference"/>
        </w:rPr>
        <w:annotationRef/>
      </w:r>
      <w:r>
        <w:rPr>
          <w:noProof/>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3A2052" w15:done="0"/>
  <w15:commentEx w15:paraId="6F4361C5" w15:done="0"/>
  <w15:commentEx w15:paraId="23D93BB4" w15:done="0"/>
  <w15:commentEx w15:paraId="608C64EC" w15:done="0"/>
  <w15:commentEx w15:paraId="596439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3A2052" w16cid:durableId="1FF031C9"/>
  <w16cid:commentId w16cid:paraId="6F4361C5" w16cid:durableId="1FF0321C"/>
  <w16cid:commentId w16cid:paraId="23D93BB4" w16cid:durableId="1FF03170"/>
  <w16cid:commentId w16cid:paraId="608C64EC" w16cid:durableId="1FF0318E"/>
  <w16cid:commentId w16cid:paraId="59643992" w16cid:durableId="1FF58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E352F" w14:textId="77777777" w:rsidR="002107D9" w:rsidRDefault="002107D9">
      <w:r>
        <w:separator/>
      </w:r>
    </w:p>
  </w:endnote>
  <w:endnote w:type="continuationSeparator" w:id="0">
    <w:p w14:paraId="04CFBC68" w14:textId="77777777" w:rsidR="002107D9" w:rsidRDefault="00210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04F71" w14:textId="77777777" w:rsidR="005037E3" w:rsidRDefault="005037E3" w:rsidP="00B429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844C4F" w14:textId="77777777" w:rsidR="005037E3" w:rsidRDefault="005037E3" w:rsidP="00B429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47E52" w14:textId="6FB3AB76" w:rsidR="005037E3" w:rsidRDefault="005037E3" w:rsidP="00B429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442ED64C" w14:textId="77777777" w:rsidR="005037E3" w:rsidRDefault="005037E3" w:rsidP="00B429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EB575" w14:textId="77777777" w:rsidR="002107D9" w:rsidRDefault="002107D9">
      <w:r>
        <w:separator/>
      </w:r>
    </w:p>
  </w:footnote>
  <w:footnote w:type="continuationSeparator" w:id="0">
    <w:p w14:paraId="2591F19A" w14:textId="77777777" w:rsidR="002107D9" w:rsidRDefault="00210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753A37"/>
    <w:multiLevelType w:val="hybridMultilevel"/>
    <w:tmpl w:val="F32A346C"/>
    <w:lvl w:ilvl="0" w:tplc="953A4692">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58D"/>
    <w:rsid w:val="00000D0E"/>
    <w:rsid w:val="00007CFD"/>
    <w:rsid w:val="00012F37"/>
    <w:rsid w:val="00014BAA"/>
    <w:rsid w:val="00030A09"/>
    <w:rsid w:val="00031F2E"/>
    <w:rsid w:val="00040273"/>
    <w:rsid w:val="00041328"/>
    <w:rsid w:val="000536D3"/>
    <w:rsid w:val="00056B45"/>
    <w:rsid w:val="00057E40"/>
    <w:rsid w:val="0006592B"/>
    <w:rsid w:val="00066092"/>
    <w:rsid w:val="00066441"/>
    <w:rsid w:val="00070821"/>
    <w:rsid w:val="00073477"/>
    <w:rsid w:val="000737A0"/>
    <w:rsid w:val="0008047D"/>
    <w:rsid w:val="00080DEA"/>
    <w:rsid w:val="00083C52"/>
    <w:rsid w:val="00083FBB"/>
    <w:rsid w:val="000905D0"/>
    <w:rsid w:val="000947C5"/>
    <w:rsid w:val="00094BBB"/>
    <w:rsid w:val="00095FAF"/>
    <w:rsid w:val="000A77A6"/>
    <w:rsid w:val="000A7828"/>
    <w:rsid w:val="000B1A29"/>
    <w:rsid w:val="000B38AC"/>
    <w:rsid w:val="000B5B1F"/>
    <w:rsid w:val="000C4F0A"/>
    <w:rsid w:val="000C6884"/>
    <w:rsid w:val="000C6E43"/>
    <w:rsid w:val="000E25CA"/>
    <w:rsid w:val="000F458E"/>
    <w:rsid w:val="000F4FEB"/>
    <w:rsid w:val="001103E2"/>
    <w:rsid w:val="00116D94"/>
    <w:rsid w:val="00120257"/>
    <w:rsid w:val="00120598"/>
    <w:rsid w:val="001227AE"/>
    <w:rsid w:val="001271F3"/>
    <w:rsid w:val="00127BB9"/>
    <w:rsid w:val="00145263"/>
    <w:rsid w:val="001524D5"/>
    <w:rsid w:val="00153849"/>
    <w:rsid w:val="00164A00"/>
    <w:rsid w:val="00165B7F"/>
    <w:rsid w:val="00167A25"/>
    <w:rsid w:val="00167EA4"/>
    <w:rsid w:val="00180634"/>
    <w:rsid w:val="00190C2D"/>
    <w:rsid w:val="001A1111"/>
    <w:rsid w:val="001A3287"/>
    <w:rsid w:val="001A60F5"/>
    <w:rsid w:val="001B6D5C"/>
    <w:rsid w:val="001B7752"/>
    <w:rsid w:val="001C0EF9"/>
    <w:rsid w:val="001C4523"/>
    <w:rsid w:val="001C7100"/>
    <w:rsid w:val="001D2B37"/>
    <w:rsid w:val="001D53FD"/>
    <w:rsid w:val="001D61A9"/>
    <w:rsid w:val="001E204D"/>
    <w:rsid w:val="001F3BCC"/>
    <w:rsid w:val="002026DB"/>
    <w:rsid w:val="002107D9"/>
    <w:rsid w:val="00213EA9"/>
    <w:rsid w:val="0021785E"/>
    <w:rsid w:val="00222619"/>
    <w:rsid w:val="00226FB4"/>
    <w:rsid w:val="00230F03"/>
    <w:rsid w:val="002331DC"/>
    <w:rsid w:val="002358EE"/>
    <w:rsid w:val="00236CAB"/>
    <w:rsid w:val="00245323"/>
    <w:rsid w:val="00245797"/>
    <w:rsid w:val="00251595"/>
    <w:rsid w:val="00252B45"/>
    <w:rsid w:val="00254640"/>
    <w:rsid w:val="00262325"/>
    <w:rsid w:val="002648CA"/>
    <w:rsid w:val="002757AF"/>
    <w:rsid w:val="002766F5"/>
    <w:rsid w:val="002876DC"/>
    <w:rsid w:val="00296324"/>
    <w:rsid w:val="002A02D9"/>
    <w:rsid w:val="002A127B"/>
    <w:rsid w:val="002A5ED8"/>
    <w:rsid w:val="002B5D56"/>
    <w:rsid w:val="002B640A"/>
    <w:rsid w:val="002C103D"/>
    <w:rsid w:val="002C5427"/>
    <w:rsid w:val="002C62E0"/>
    <w:rsid w:val="002E585D"/>
    <w:rsid w:val="002E6CD7"/>
    <w:rsid w:val="002F73CD"/>
    <w:rsid w:val="0030394E"/>
    <w:rsid w:val="00306E1B"/>
    <w:rsid w:val="003156BB"/>
    <w:rsid w:val="00327FC9"/>
    <w:rsid w:val="00330C1D"/>
    <w:rsid w:val="003316F4"/>
    <w:rsid w:val="003421D7"/>
    <w:rsid w:val="00343268"/>
    <w:rsid w:val="00343489"/>
    <w:rsid w:val="0034623F"/>
    <w:rsid w:val="00351C76"/>
    <w:rsid w:val="003521BE"/>
    <w:rsid w:val="00362054"/>
    <w:rsid w:val="00364EF3"/>
    <w:rsid w:val="00383659"/>
    <w:rsid w:val="00383DB7"/>
    <w:rsid w:val="0038547B"/>
    <w:rsid w:val="00385629"/>
    <w:rsid w:val="003863B3"/>
    <w:rsid w:val="00387D67"/>
    <w:rsid w:val="0039032C"/>
    <w:rsid w:val="003B0952"/>
    <w:rsid w:val="003B2AD2"/>
    <w:rsid w:val="003B62F1"/>
    <w:rsid w:val="003B7988"/>
    <w:rsid w:val="003D2178"/>
    <w:rsid w:val="003D703E"/>
    <w:rsid w:val="003E283C"/>
    <w:rsid w:val="003F0CD2"/>
    <w:rsid w:val="003F12C8"/>
    <w:rsid w:val="003F43B2"/>
    <w:rsid w:val="003F65E0"/>
    <w:rsid w:val="003F6CC0"/>
    <w:rsid w:val="00403ED1"/>
    <w:rsid w:val="00416F4B"/>
    <w:rsid w:val="004170E3"/>
    <w:rsid w:val="00422C7F"/>
    <w:rsid w:val="00427DC7"/>
    <w:rsid w:val="00437AFD"/>
    <w:rsid w:val="004440D9"/>
    <w:rsid w:val="00450222"/>
    <w:rsid w:val="00455D86"/>
    <w:rsid w:val="00455E30"/>
    <w:rsid w:val="00464175"/>
    <w:rsid w:val="004675AE"/>
    <w:rsid w:val="00471DE8"/>
    <w:rsid w:val="00476059"/>
    <w:rsid w:val="004800B7"/>
    <w:rsid w:val="0048435B"/>
    <w:rsid w:val="00487D55"/>
    <w:rsid w:val="00490CB7"/>
    <w:rsid w:val="00490D5D"/>
    <w:rsid w:val="00492FC1"/>
    <w:rsid w:val="00494AFD"/>
    <w:rsid w:val="00497228"/>
    <w:rsid w:val="00497CCA"/>
    <w:rsid w:val="00497E47"/>
    <w:rsid w:val="004A7914"/>
    <w:rsid w:val="004A7EF3"/>
    <w:rsid w:val="004B3B0F"/>
    <w:rsid w:val="004B4470"/>
    <w:rsid w:val="004B5DE9"/>
    <w:rsid w:val="004B6D05"/>
    <w:rsid w:val="004C41BA"/>
    <w:rsid w:val="004D6B5D"/>
    <w:rsid w:val="004E3940"/>
    <w:rsid w:val="004E6D38"/>
    <w:rsid w:val="004E734A"/>
    <w:rsid w:val="004F06CA"/>
    <w:rsid w:val="004F5985"/>
    <w:rsid w:val="005037E3"/>
    <w:rsid w:val="00505848"/>
    <w:rsid w:val="005066DD"/>
    <w:rsid w:val="0051267F"/>
    <w:rsid w:val="005217C6"/>
    <w:rsid w:val="00521FF5"/>
    <w:rsid w:val="00532C78"/>
    <w:rsid w:val="00536944"/>
    <w:rsid w:val="005446D6"/>
    <w:rsid w:val="0055085F"/>
    <w:rsid w:val="00556FCE"/>
    <w:rsid w:val="00557171"/>
    <w:rsid w:val="0056160E"/>
    <w:rsid w:val="00571F75"/>
    <w:rsid w:val="00572082"/>
    <w:rsid w:val="00572FA6"/>
    <w:rsid w:val="00573969"/>
    <w:rsid w:val="00577939"/>
    <w:rsid w:val="00586AB1"/>
    <w:rsid w:val="005A1901"/>
    <w:rsid w:val="005A53DF"/>
    <w:rsid w:val="005A7B5E"/>
    <w:rsid w:val="005C3340"/>
    <w:rsid w:val="005C3FFF"/>
    <w:rsid w:val="005C7C3E"/>
    <w:rsid w:val="005D6062"/>
    <w:rsid w:val="005D7CE3"/>
    <w:rsid w:val="005F3163"/>
    <w:rsid w:val="005F53EF"/>
    <w:rsid w:val="005F6A27"/>
    <w:rsid w:val="006046C9"/>
    <w:rsid w:val="00606A3D"/>
    <w:rsid w:val="00607AA3"/>
    <w:rsid w:val="00610E0A"/>
    <w:rsid w:val="00613356"/>
    <w:rsid w:val="00620AD6"/>
    <w:rsid w:val="00621AB3"/>
    <w:rsid w:val="00626D42"/>
    <w:rsid w:val="006273F6"/>
    <w:rsid w:val="00634593"/>
    <w:rsid w:val="00643777"/>
    <w:rsid w:val="00644542"/>
    <w:rsid w:val="00663DF1"/>
    <w:rsid w:val="0066536E"/>
    <w:rsid w:val="00666B39"/>
    <w:rsid w:val="00670CBC"/>
    <w:rsid w:val="0067468D"/>
    <w:rsid w:val="00677B22"/>
    <w:rsid w:val="00682756"/>
    <w:rsid w:val="00682E06"/>
    <w:rsid w:val="00687F81"/>
    <w:rsid w:val="00693608"/>
    <w:rsid w:val="006A182D"/>
    <w:rsid w:val="006A4ED4"/>
    <w:rsid w:val="006A6421"/>
    <w:rsid w:val="006B0BC1"/>
    <w:rsid w:val="006D6963"/>
    <w:rsid w:val="006E30CA"/>
    <w:rsid w:val="006E5561"/>
    <w:rsid w:val="006E7E8C"/>
    <w:rsid w:val="006F0C8E"/>
    <w:rsid w:val="006F2C25"/>
    <w:rsid w:val="006F47C2"/>
    <w:rsid w:val="006F7B62"/>
    <w:rsid w:val="00701786"/>
    <w:rsid w:val="0070234B"/>
    <w:rsid w:val="0070353B"/>
    <w:rsid w:val="00707BEA"/>
    <w:rsid w:val="00712591"/>
    <w:rsid w:val="00713E04"/>
    <w:rsid w:val="00717909"/>
    <w:rsid w:val="00731104"/>
    <w:rsid w:val="0073331A"/>
    <w:rsid w:val="00733EED"/>
    <w:rsid w:val="00740BFF"/>
    <w:rsid w:val="00741CB0"/>
    <w:rsid w:val="0074641B"/>
    <w:rsid w:val="00746AA6"/>
    <w:rsid w:val="00750E02"/>
    <w:rsid w:val="007544CE"/>
    <w:rsid w:val="00756A93"/>
    <w:rsid w:val="00760423"/>
    <w:rsid w:val="00763CCF"/>
    <w:rsid w:val="0077264B"/>
    <w:rsid w:val="00775D4A"/>
    <w:rsid w:val="007761BE"/>
    <w:rsid w:val="00792B32"/>
    <w:rsid w:val="007930A6"/>
    <w:rsid w:val="00794521"/>
    <w:rsid w:val="007B1521"/>
    <w:rsid w:val="007B3924"/>
    <w:rsid w:val="007B74CE"/>
    <w:rsid w:val="007C4330"/>
    <w:rsid w:val="007C4824"/>
    <w:rsid w:val="007C5BCE"/>
    <w:rsid w:val="007C76E8"/>
    <w:rsid w:val="007C7C0E"/>
    <w:rsid w:val="007D0BC5"/>
    <w:rsid w:val="007E0B9B"/>
    <w:rsid w:val="007E5CDB"/>
    <w:rsid w:val="008005E5"/>
    <w:rsid w:val="00801C66"/>
    <w:rsid w:val="00813E9E"/>
    <w:rsid w:val="008408C1"/>
    <w:rsid w:val="00842B79"/>
    <w:rsid w:val="00846EAD"/>
    <w:rsid w:val="00847D0B"/>
    <w:rsid w:val="00852BEE"/>
    <w:rsid w:val="00852D7D"/>
    <w:rsid w:val="008539DC"/>
    <w:rsid w:val="008565E7"/>
    <w:rsid w:val="008607E2"/>
    <w:rsid w:val="00866807"/>
    <w:rsid w:val="00875BD6"/>
    <w:rsid w:val="00894123"/>
    <w:rsid w:val="00896308"/>
    <w:rsid w:val="00896D59"/>
    <w:rsid w:val="008A2BA0"/>
    <w:rsid w:val="008B2694"/>
    <w:rsid w:val="008B26E8"/>
    <w:rsid w:val="008D073C"/>
    <w:rsid w:val="008D1B54"/>
    <w:rsid w:val="008D3E95"/>
    <w:rsid w:val="008E1A30"/>
    <w:rsid w:val="008E32E2"/>
    <w:rsid w:val="008F0AEE"/>
    <w:rsid w:val="00900005"/>
    <w:rsid w:val="00920FFF"/>
    <w:rsid w:val="00926135"/>
    <w:rsid w:val="009279B3"/>
    <w:rsid w:val="00930BC2"/>
    <w:rsid w:val="009333E2"/>
    <w:rsid w:val="00934072"/>
    <w:rsid w:val="009364E5"/>
    <w:rsid w:val="00952E45"/>
    <w:rsid w:val="00953021"/>
    <w:rsid w:val="009538AC"/>
    <w:rsid w:val="0095564B"/>
    <w:rsid w:val="009574F7"/>
    <w:rsid w:val="009601E3"/>
    <w:rsid w:val="0096067D"/>
    <w:rsid w:val="00961CF5"/>
    <w:rsid w:val="0096222E"/>
    <w:rsid w:val="00962987"/>
    <w:rsid w:val="009633B0"/>
    <w:rsid w:val="00970C40"/>
    <w:rsid w:val="00993D4A"/>
    <w:rsid w:val="009A7A16"/>
    <w:rsid w:val="009B1BE5"/>
    <w:rsid w:val="009B50DF"/>
    <w:rsid w:val="009C074D"/>
    <w:rsid w:val="009C0824"/>
    <w:rsid w:val="009C4080"/>
    <w:rsid w:val="009C7D55"/>
    <w:rsid w:val="009D086D"/>
    <w:rsid w:val="009D34BB"/>
    <w:rsid w:val="009D5825"/>
    <w:rsid w:val="009D5886"/>
    <w:rsid w:val="009E09B3"/>
    <w:rsid w:val="009E0AB6"/>
    <w:rsid w:val="009E3537"/>
    <w:rsid w:val="009E4733"/>
    <w:rsid w:val="009F35C2"/>
    <w:rsid w:val="009F3BFD"/>
    <w:rsid w:val="009F7349"/>
    <w:rsid w:val="00A03597"/>
    <w:rsid w:val="00A063D8"/>
    <w:rsid w:val="00A171B5"/>
    <w:rsid w:val="00A40A1F"/>
    <w:rsid w:val="00A47864"/>
    <w:rsid w:val="00A53A10"/>
    <w:rsid w:val="00A543F0"/>
    <w:rsid w:val="00A57AF0"/>
    <w:rsid w:val="00A62360"/>
    <w:rsid w:val="00A73A33"/>
    <w:rsid w:val="00A748BB"/>
    <w:rsid w:val="00A842E6"/>
    <w:rsid w:val="00A9190C"/>
    <w:rsid w:val="00A9317D"/>
    <w:rsid w:val="00A97350"/>
    <w:rsid w:val="00AA1A55"/>
    <w:rsid w:val="00AA4F19"/>
    <w:rsid w:val="00AA6B64"/>
    <w:rsid w:val="00AA6D6B"/>
    <w:rsid w:val="00AA7831"/>
    <w:rsid w:val="00AB1D7E"/>
    <w:rsid w:val="00AC2ADD"/>
    <w:rsid w:val="00AC6D65"/>
    <w:rsid w:val="00AD39F7"/>
    <w:rsid w:val="00AF2269"/>
    <w:rsid w:val="00AF565A"/>
    <w:rsid w:val="00B074EE"/>
    <w:rsid w:val="00B10F5C"/>
    <w:rsid w:val="00B160DD"/>
    <w:rsid w:val="00B2191E"/>
    <w:rsid w:val="00B25C04"/>
    <w:rsid w:val="00B33BD2"/>
    <w:rsid w:val="00B36C06"/>
    <w:rsid w:val="00B429D0"/>
    <w:rsid w:val="00B44302"/>
    <w:rsid w:val="00B44F26"/>
    <w:rsid w:val="00B46131"/>
    <w:rsid w:val="00B507FD"/>
    <w:rsid w:val="00B60CFC"/>
    <w:rsid w:val="00B614DC"/>
    <w:rsid w:val="00B6201E"/>
    <w:rsid w:val="00B64DFB"/>
    <w:rsid w:val="00B74463"/>
    <w:rsid w:val="00B74E51"/>
    <w:rsid w:val="00B82B11"/>
    <w:rsid w:val="00B84F8A"/>
    <w:rsid w:val="00B85FD1"/>
    <w:rsid w:val="00B866C5"/>
    <w:rsid w:val="00B92545"/>
    <w:rsid w:val="00B976BA"/>
    <w:rsid w:val="00BA174C"/>
    <w:rsid w:val="00BA3DE0"/>
    <w:rsid w:val="00BA68AC"/>
    <w:rsid w:val="00BB550D"/>
    <w:rsid w:val="00BB6D7C"/>
    <w:rsid w:val="00BC0C83"/>
    <w:rsid w:val="00BC2467"/>
    <w:rsid w:val="00BC53F4"/>
    <w:rsid w:val="00BC582C"/>
    <w:rsid w:val="00BD6084"/>
    <w:rsid w:val="00BE1C34"/>
    <w:rsid w:val="00BE4E9C"/>
    <w:rsid w:val="00BE6C39"/>
    <w:rsid w:val="00BE7220"/>
    <w:rsid w:val="00C0004D"/>
    <w:rsid w:val="00C00264"/>
    <w:rsid w:val="00C06F0D"/>
    <w:rsid w:val="00C10FDC"/>
    <w:rsid w:val="00C11460"/>
    <w:rsid w:val="00C14014"/>
    <w:rsid w:val="00C1513C"/>
    <w:rsid w:val="00C157C2"/>
    <w:rsid w:val="00C163EA"/>
    <w:rsid w:val="00C23E5A"/>
    <w:rsid w:val="00C32D66"/>
    <w:rsid w:val="00C334DF"/>
    <w:rsid w:val="00C40490"/>
    <w:rsid w:val="00C46C56"/>
    <w:rsid w:val="00C611AB"/>
    <w:rsid w:val="00C63818"/>
    <w:rsid w:val="00C64460"/>
    <w:rsid w:val="00C7126D"/>
    <w:rsid w:val="00C71B84"/>
    <w:rsid w:val="00C7254D"/>
    <w:rsid w:val="00C8254A"/>
    <w:rsid w:val="00C865B2"/>
    <w:rsid w:val="00C91B31"/>
    <w:rsid w:val="00CA011A"/>
    <w:rsid w:val="00CA0F87"/>
    <w:rsid w:val="00CB0A10"/>
    <w:rsid w:val="00CB432F"/>
    <w:rsid w:val="00CC3743"/>
    <w:rsid w:val="00CD0D05"/>
    <w:rsid w:val="00CD4649"/>
    <w:rsid w:val="00CD6AB4"/>
    <w:rsid w:val="00CF5E47"/>
    <w:rsid w:val="00D046D8"/>
    <w:rsid w:val="00D17B59"/>
    <w:rsid w:val="00D252D5"/>
    <w:rsid w:val="00D26FD8"/>
    <w:rsid w:val="00D319A5"/>
    <w:rsid w:val="00D31D25"/>
    <w:rsid w:val="00D360E7"/>
    <w:rsid w:val="00D45D9A"/>
    <w:rsid w:val="00D51149"/>
    <w:rsid w:val="00D62069"/>
    <w:rsid w:val="00D718EC"/>
    <w:rsid w:val="00D8667F"/>
    <w:rsid w:val="00D9487B"/>
    <w:rsid w:val="00D96C46"/>
    <w:rsid w:val="00DA4607"/>
    <w:rsid w:val="00DA6112"/>
    <w:rsid w:val="00DB758D"/>
    <w:rsid w:val="00DC6EB1"/>
    <w:rsid w:val="00DD5859"/>
    <w:rsid w:val="00DE4232"/>
    <w:rsid w:val="00DE5987"/>
    <w:rsid w:val="00DE70E5"/>
    <w:rsid w:val="00DF4800"/>
    <w:rsid w:val="00DF5077"/>
    <w:rsid w:val="00DF61B0"/>
    <w:rsid w:val="00DF6ABF"/>
    <w:rsid w:val="00E010DC"/>
    <w:rsid w:val="00E050A4"/>
    <w:rsid w:val="00E05E00"/>
    <w:rsid w:val="00E06E0F"/>
    <w:rsid w:val="00E11C22"/>
    <w:rsid w:val="00E14A4E"/>
    <w:rsid w:val="00E22955"/>
    <w:rsid w:val="00E34E0F"/>
    <w:rsid w:val="00E43474"/>
    <w:rsid w:val="00E45729"/>
    <w:rsid w:val="00E4691C"/>
    <w:rsid w:val="00E57334"/>
    <w:rsid w:val="00E74A98"/>
    <w:rsid w:val="00E774A4"/>
    <w:rsid w:val="00E80801"/>
    <w:rsid w:val="00E825F8"/>
    <w:rsid w:val="00E92750"/>
    <w:rsid w:val="00E951A9"/>
    <w:rsid w:val="00EA0B43"/>
    <w:rsid w:val="00EA3DBE"/>
    <w:rsid w:val="00EB60E0"/>
    <w:rsid w:val="00EB6EC3"/>
    <w:rsid w:val="00EC1B60"/>
    <w:rsid w:val="00ED2A12"/>
    <w:rsid w:val="00ED2CCD"/>
    <w:rsid w:val="00EE16A3"/>
    <w:rsid w:val="00EE375C"/>
    <w:rsid w:val="00EE79D6"/>
    <w:rsid w:val="00EF616F"/>
    <w:rsid w:val="00F0000F"/>
    <w:rsid w:val="00F01A1C"/>
    <w:rsid w:val="00F07D84"/>
    <w:rsid w:val="00F11D0C"/>
    <w:rsid w:val="00F16A38"/>
    <w:rsid w:val="00F4139B"/>
    <w:rsid w:val="00F41980"/>
    <w:rsid w:val="00F5311D"/>
    <w:rsid w:val="00F57554"/>
    <w:rsid w:val="00F64F77"/>
    <w:rsid w:val="00F67960"/>
    <w:rsid w:val="00F7167F"/>
    <w:rsid w:val="00F776A4"/>
    <w:rsid w:val="00F83621"/>
    <w:rsid w:val="00F84C71"/>
    <w:rsid w:val="00F84D05"/>
    <w:rsid w:val="00F861D4"/>
    <w:rsid w:val="00F93FBB"/>
    <w:rsid w:val="00F979AD"/>
    <w:rsid w:val="00F97E3E"/>
    <w:rsid w:val="00FA16A0"/>
    <w:rsid w:val="00FB287B"/>
    <w:rsid w:val="00FB59C9"/>
    <w:rsid w:val="00FB5F9F"/>
    <w:rsid w:val="00FB7725"/>
    <w:rsid w:val="00FC5E65"/>
    <w:rsid w:val="00FC658E"/>
    <w:rsid w:val="00FC6887"/>
    <w:rsid w:val="00FD1C18"/>
    <w:rsid w:val="00FD48E1"/>
    <w:rsid w:val="00FD5793"/>
    <w:rsid w:val="00FD6A65"/>
    <w:rsid w:val="00FD7B29"/>
    <w:rsid w:val="00FE2A79"/>
    <w:rsid w:val="00FE427B"/>
    <w:rsid w:val="00FE55B2"/>
    <w:rsid w:val="00FE5D62"/>
    <w:rsid w:val="00FF2DD4"/>
    <w:rsid w:val="00FF457B"/>
    <w:rsid w:val="00FF4847"/>
    <w:rsid w:val="00FF52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D63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7D84"/>
    <w:rPr>
      <w:rFonts w:ascii="Times New Roman" w:hAnsi="Times New Roman" w:cs="Times New Roman"/>
    </w:rPr>
  </w:style>
  <w:style w:type="paragraph" w:styleId="Heading1">
    <w:name w:val="heading 1"/>
    <w:basedOn w:val="Normal"/>
    <w:next w:val="Normal"/>
    <w:link w:val="Heading1Char"/>
    <w:uiPriority w:val="9"/>
    <w:qFormat/>
    <w:rsid w:val="00DB758D"/>
    <w:pPr>
      <w:keepNext/>
      <w:keepLines/>
      <w:spacing w:before="240" w:line="480" w:lineRule="auto"/>
      <w:ind w:firstLine="720"/>
      <w:outlineLvl w:val="0"/>
    </w:pPr>
    <w:rPr>
      <w:rFonts w:ascii="Calibri" w:eastAsia="MS Gothic" w:hAnsi="Calibri"/>
      <w:color w:val="000000" w:themeColor="text1"/>
      <w:sz w:val="32"/>
      <w:szCs w:val="32"/>
      <w:lang w:eastAsia="ja-JP"/>
    </w:rPr>
  </w:style>
  <w:style w:type="paragraph" w:styleId="Heading2">
    <w:name w:val="heading 2"/>
    <w:basedOn w:val="Normal"/>
    <w:next w:val="Normal"/>
    <w:link w:val="Heading2Char"/>
    <w:uiPriority w:val="9"/>
    <w:unhideWhenUsed/>
    <w:qFormat/>
    <w:rsid w:val="00DB758D"/>
    <w:pPr>
      <w:keepNext/>
      <w:keepLines/>
      <w:spacing w:before="40" w:line="480" w:lineRule="auto"/>
      <w:outlineLvl w:val="1"/>
    </w:pPr>
    <w:rPr>
      <w:rFonts w:asciiTheme="minorHAnsi" w:eastAsiaTheme="majorEastAsia" w:hAnsiTheme="min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58D"/>
    <w:rPr>
      <w:rFonts w:ascii="Calibri" w:eastAsia="MS Gothic" w:hAnsi="Calibri" w:cs="Times New Roman"/>
      <w:color w:val="000000" w:themeColor="text1"/>
      <w:sz w:val="32"/>
      <w:szCs w:val="32"/>
      <w:lang w:eastAsia="ja-JP"/>
    </w:rPr>
  </w:style>
  <w:style w:type="character" w:customStyle="1" w:styleId="Heading2Char">
    <w:name w:val="Heading 2 Char"/>
    <w:basedOn w:val="DefaultParagraphFont"/>
    <w:link w:val="Heading2"/>
    <w:uiPriority w:val="9"/>
    <w:rsid w:val="00DB758D"/>
    <w:rPr>
      <w:rFonts w:eastAsiaTheme="majorEastAsia" w:cstheme="majorBidi"/>
      <w:color w:val="000000" w:themeColor="text1"/>
      <w:sz w:val="26"/>
      <w:szCs w:val="26"/>
    </w:rPr>
  </w:style>
  <w:style w:type="character" w:styleId="CommentReference">
    <w:name w:val="annotation reference"/>
    <w:uiPriority w:val="99"/>
    <w:semiHidden/>
    <w:unhideWhenUsed/>
    <w:rsid w:val="00DB758D"/>
    <w:rPr>
      <w:sz w:val="18"/>
      <w:szCs w:val="18"/>
    </w:rPr>
  </w:style>
  <w:style w:type="paragraph" w:styleId="CommentText">
    <w:name w:val="annotation text"/>
    <w:basedOn w:val="Normal"/>
    <w:link w:val="CommentTextChar"/>
    <w:uiPriority w:val="99"/>
    <w:unhideWhenUsed/>
    <w:rsid w:val="00DB758D"/>
    <w:pPr>
      <w:spacing w:line="480" w:lineRule="auto"/>
      <w:ind w:firstLine="720"/>
    </w:pPr>
    <w:rPr>
      <w:rFonts w:asciiTheme="minorHAnsi" w:eastAsia="MS Mincho" w:hAnsiTheme="minorHAnsi"/>
      <w:lang w:eastAsia="ja-JP"/>
    </w:rPr>
  </w:style>
  <w:style w:type="character" w:customStyle="1" w:styleId="CommentTextChar">
    <w:name w:val="Comment Text Char"/>
    <w:basedOn w:val="DefaultParagraphFont"/>
    <w:link w:val="CommentText"/>
    <w:uiPriority w:val="99"/>
    <w:rsid w:val="00DB758D"/>
    <w:rPr>
      <w:rFonts w:eastAsia="MS Mincho" w:cs="Times New Roman"/>
      <w:lang w:eastAsia="ja-JP"/>
    </w:rPr>
  </w:style>
  <w:style w:type="paragraph" w:styleId="Footer">
    <w:name w:val="footer"/>
    <w:basedOn w:val="Normal"/>
    <w:link w:val="FooterChar"/>
    <w:uiPriority w:val="99"/>
    <w:unhideWhenUsed/>
    <w:rsid w:val="00DB758D"/>
    <w:pPr>
      <w:tabs>
        <w:tab w:val="center" w:pos="4320"/>
        <w:tab w:val="right" w:pos="8640"/>
      </w:tabs>
      <w:spacing w:line="480" w:lineRule="auto"/>
      <w:ind w:firstLine="720"/>
    </w:pPr>
    <w:rPr>
      <w:rFonts w:asciiTheme="minorHAnsi" w:eastAsia="MS Mincho" w:hAnsiTheme="minorHAnsi"/>
      <w:lang w:eastAsia="ja-JP"/>
    </w:rPr>
  </w:style>
  <w:style w:type="character" w:customStyle="1" w:styleId="FooterChar">
    <w:name w:val="Footer Char"/>
    <w:basedOn w:val="DefaultParagraphFont"/>
    <w:link w:val="Footer"/>
    <w:uiPriority w:val="99"/>
    <w:rsid w:val="00DB758D"/>
    <w:rPr>
      <w:rFonts w:eastAsia="MS Mincho" w:cs="Times New Roman"/>
      <w:lang w:eastAsia="ja-JP"/>
    </w:rPr>
  </w:style>
  <w:style w:type="paragraph" w:styleId="ListParagraph">
    <w:name w:val="List Paragraph"/>
    <w:basedOn w:val="Normal"/>
    <w:autoRedefine/>
    <w:uiPriority w:val="34"/>
    <w:qFormat/>
    <w:rsid w:val="00DB758D"/>
    <w:pPr>
      <w:numPr>
        <w:numId w:val="1"/>
      </w:numPr>
      <w:spacing w:line="480" w:lineRule="auto"/>
      <w:contextualSpacing/>
    </w:pPr>
    <w:rPr>
      <w:rFonts w:asciiTheme="minorHAnsi" w:eastAsia="MS Mincho" w:hAnsiTheme="minorHAnsi"/>
      <w:szCs w:val="22"/>
    </w:rPr>
  </w:style>
  <w:style w:type="paragraph" w:styleId="Title">
    <w:name w:val="Title"/>
    <w:basedOn w:val="Normal"/>
    <w:next w:val="Normal"/>
    <w:link w:val="TitleChar"/>
    <w:uiPriority w:val="10"/>
    <w:qFormat/>
    <w:rsid w:val="00DB758D"/>
    <w:pPr>
      <w:spacing w:line="480" w:lineRule="auto"/>
      <w:ind w:firstLine="720"/>
      <w:contextualSpacing/>
    </w:pPr>
    <w:rPr>
      <w:rFonts w:ascii="Calibri" w:eastAsia="MS Gothic" w:hAnsi="Calibri"/>
      <w:spacing w:val="-10"/>
      <w:kern w:val="28"/>
      <w:sz w:val="56"/>
      <w:szCs w:val="56"/>
      <w:lang w:eastAsia="ja-JP"/>
    </w:rPr>
  </w:style>
  <w:style w:type="character" w:customStyle="1" w:styleId="TitleChar">
    <w:name w:val="Title Char"/>
    <w:basedOn w:val="DefaultParagraphFont"/>
    <w:link w:val="Title"/>
    <w:uiPriority w:val="10"/>
    <w:rsid w:val="00DB758D"/>
    <w:rPr>
      <w:rFonts w:ascii="Calibri" w:eastAsia="MS Gothic" w:hAnsi="Calibri" w:cs="Times New Roman"/>
      <w:spacing w:val="-10"/>
      <w:kern w:val="28"/>
      <w:sz w:val="56"/>
      <w:szCs w:val="56"/>
      <w:lang w:eastAsia="ja-JP"/>
    </w:rPr>
  </w:style>
  <w:style w:type="paragraph" w:styleId="Subtitle">
    <w:name w:val="Subtitle"/>
    <w:basedOn w:val="Normal"/>
    <w:next w:val="Normal"/>
    <w:link w:val="SubtitleChar"/>
    <w:uiPriority w:val="11"/>
    <w:qFormat/>
    <w:rsid w:val="00DB758D"/>
    <w:pPr>
      <w:numPr>
        <w:ilvl w:val="1"/>
      </w:numPr>
      <w:spacing w:after="160" w:line="480" w:lineRule="auto"/>
      <w:ind w:firstLine="720"/>
    </w:pPr>
    <w:rPr>
      <w:rFonts w:asciiTheme="minorHAnsi" w:eastAsiaTheme="minorEastAsia" w:hAnsiTheme="minorHAnsi" w:cstheme="minorBidi"/>
      <w:color w:val="5A5A5A" w:themeColor="text1" w:themeTint="A5"/>
      <w:spacing w:val="15"/>
      <w:szCs w:val="22"/>
      <w:lang w:eastAsia="ja-JP"/>
    </w:rPr>
  </w:style>
  <w:style w:type="character" w:customStyle="1" w:styleId="SubtitleChar">
    <w:name w:val="Subtitle Char"/>
    <w:basedOn w:val="DefaultParagraphFont"/>
    <w:link w:val="Subtitle"/>
    <w:uiPriority w:val="11"/>
    <w:rsid w:val="00DB758D"/>
    <w:rPr>
      <w:rFonts w:eastAsiaTheme="minorEastAsia"/>
      <w:color w:val="5A5A5A" w:themeColor="text1" w:themeTint="A5"/>
      <w:spacing w:val="15"/>
      <w:szCs w:val="22"/>
      <w:lang w:eastAsia="ja-JP"/>
    </w:rPr>
  </w:style>
  <w:style w:type="character" w:styleId="PageNumber">
    <w:name w:val="page number"/>
    <w:basedOn w:val="DefaultParagraphFont"/>
    <w:uiPriority w:val="99"/>
    <w:semiHidden/>
    <w:unhideWhenUsed/>
    <w:rsid w:val="00DB758D"/>
  </w:style>
  <w:style w:type="character" w:customStyle="1" w:styleId="tgc">
    <w:name w:val="_tgc"/>
    <w:basedOn w:val="DefaultParagraphFont"/>
    <w:rsid w:val="00DB758D"/>
  </w:style>
  <w:style w:type="character" w:styleId="LineNumber">
    <w:name w:val="line number"/>
    <w:basedOn w:val="DefaultParagraphFont"/>
    <w:uiPriority w:val="99"/>
    <w:semiHidden/>
    <w:unhideWhenUsed/>
    <w:rsid w:val="00DB758D"/>
  </w:style>
  <w:style w:type="paragraph" w:styleId="BalloonText">
    <w:name w:val="Balloon Text"/>
    <w:basedOn w:val="Normal"/>
    <w:link w:val="BalloonTextChar"/>
    <w:uiPriority w:val="99"/>
    <w:semiHidden/>
    <w:unhideWhenUsed/>
    <w:rsid w:val="00DB758D"/>
    <w:pPr>
      <w:ind w:firstLine="720"/>
    </w:pPr>
    <w:rPr>
      <w:rFonts w:eastAsia="MS Mincho"/>
      <w:sz w:val="18"/>
      <w:szCs w:val="18"/>
      <w:lang w:eastAsia="ja-JP"/>
    </w:rPr>
  </w:style>
  <w:style w:type="character" w:customStyle="1" w:styleId="BalloonTextChar">
    <w:name w:val="Balloon Text Char"/>
    <w:basedOn w:val="DefaultParagraphFont"/>
    <w:link w:val="BalloonText"/>
    <w:uiPriority w:val="99"/>
    <w:semiHidden/>
    <w:rsid w:val="00DB758D"/>
    <w:rPr>
      <w:rFonts w:ascii="Times New Roman" w:eastAsia="MS Mincho" w:hAnsi="Times New Roman" w:cs="Times New Roman"/>
      <w:sz w:val="18"/>
      <w:szCs w:val="18"/>
      <w:lang w:eastAsia="ja-JP"/>
    </w:rPr>
  </w:style>
  <w:style w:type="paragraph" w:styleId="DocumentMap">
    <w:name w:val="Document Map"/>
    <w:basedOn w:val="Normal"/>
    <w:link w:val="DocumentMapChar"/>
    <w:uiPriority w:val="99"/>
    <w:semiHidden/>
    <w:unhideWhenUsed/>
    <w:rsid w:val="00427DC7"/>
  </w:style>
  <w:style w:type="character" w:customStyle="1" w:styleId="DocumentMapChar">
    <w:name w:val="Document Map Char"/>
    <w:basedOn w:val="DefaultParagraphFont"/>
    <w:link w:val="DocumentMap"/>
    <w:uiPriority w:val="99"/>
    <w:semiHidden/>
    <w:rsid w:val="00427DC7"/>
    <w:rPr>
      <w:rFonts w:ascii="Times New Roman" w:eastAsia="MS Mincho"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C1513C"/>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C1513C"/>
    <w:rPr>
      <w:rFonts w:eastAsia="MS Mincho" w:cs="Times New Roman"/>
      <w:b/>
      <w:bCs/>
      <w:sz w:val="20"/>
      <w:szCs w:val="20"/>
      <w:lang w:eastAsia="ja-JP"/>
    </w:rPr>
  </w:style>
  <w:style w:type="paragraph" w:styleId="Revision">
    <w:name w:val="Revision"/>
    <w:hidden/>
    <w:uiPriority w:val="99"/>
    <w:semiHidden/>
    <w:rsid w:val="008B26E8"/>
    <w:rPr>
      <w:rFonts w:eastAsia="MS Mincho" w:cs="Times New Roman"/>
      <w:lang w:eastAsia="ja-JP"/>
    </w:rPr>
  </w:style>
  <w:style w:type="character" w:styleId="PlaceholderText">
    <w:name w:val="Placeholder Text"/>
    <w:basedOn w:val="DefaultParagraphFont"/>
    <w:uiPriority w:val="99"/>
    <w:semiHidden/>
    <w:rsid w:val="000C6E43"/>
    <w:rPr>
      <w:color w:val="808080"/>
    </w:rPr>
  </w:style>
  <w:style w:type="character" w:styleId="Hyperlink">
    <w:name w:val="Hyperlink"/>
    <w:basedOn w:val="DefaultParagraphFont"/>
    <w:uiPriority w:val="99"/>
    <w:unhideWhenUsed/>
    <w:rsid w:val="004B5DE9"/>
    <w:rPr>
      <w:color w:val="0000FF"/>
      <w:u w:val="single"/>
    </w:rPr>
  </w:style>
  <w:style w:type="character" w:customStyle="1" w:styleId="info-separation">
    <w:name w:val="info-separation"/>
    <w:basedOn w:val="DefaultParagraphFont"/>
    <w:rsid w:val="00F07D84"/>
  </w:style>
  <w:style w:type="character" w:customStyle="1" w:styleId="article-title-and-info">
    <w:name w:val="article-title-and-info"/>
    <w:basedOn w:val="DefaultParagraphFont"/>
    <w:rsid w:val="00F07D84"/>
  </w:style>
  <w:style w:type="character" w:styleId="Emphasis">
    <w:name w:val="Emphasis"/>
    <w:basedOn w:val="DefaultParagraphFont"/>
    <w:uiPriority w:val="20"/>
    <w:qFormat/>
    <w:rsid w:val="00F07D84"/>
    <w:rPr>
      <w:i/>
      <w:iCs/>
    </w:rPr>
  </w:style>
  <w:style w:type="character" w:styleId="FollowedHyperlink">
    <w:name w:val="FollowedHyperlink"/>
    <w:basedOn w:val="DefaultParagraphFont"/>
    <w:uiPriority w:val="99"/>
    <w:semiHidden/>
    <w:unhideWhenUsed/>
    <w:rsid w:val="00DD5859"/>
    <w:rPr>
      <w:color w:val="954F72" w:themeColor="followedHyperlink"/>
      <w:u w:val="single"/>
    </w:rPr>
  </w:style>
  <w:style w:type="character" w:styleId="UnresolvedMention">
    <w:name w:val="Unresolved Mention"/>
    <w:basedOn w:val="DefaultParagraphFont"/>
    <w:uiPriority w:val="99"/>
    <w:semiHidden/>
    <w:unhideWhenUsed/>
    <w:rsid w:val="00245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16887">
      <w:bodyDiv w:val="1"/>
      <w:marLeft w:val="0"/>
      <w:marRight w:val="0"/>
      <w:marTop w:val="0"/>
      <w:marBottom w:val="0"/>
      <w:divBdr>
        <w:top w:val="none" w:sz="0" w:space="0" w:color="auto"/>
        <w:left w:val="none" w:sz="0" w:space="0" w:color="auto"/>
        <w:bottom w:val="none" w:sz="0" w:space="0" w:color="auto"/>
        <w:right w:val="none" w:sz="0" w:space="0" w:color="auto"/>
      </w:divBdr>
      <w:divsChild>
        <w:div w:id="607465557">
          <w:marLeft w:val="0"/>
          <w:marRight w:val="0"/>
          <w:marTop w:val="0"/>
          <w:marBottom w:val="0"/>
          <w:divBdr>
            <w:top w:val="none" w:sz="0" w:space="0" w:color="auto"/>
            <w:left w:val="none" w:sz="0" w:space="0" w:color="auto"/>
            <w:bottom w:val="none" w:sz="0" w:space="0" w:color="auto"/>
            <w:right w:val="none" w:sz="0" w:space="0" w:color="auto"/>
          </w:divBdr>
        </w:div>
      </w:divsChild>
    </w:div>
    <w:div w:id="1254629169">
      <w:bodyDiv w:val="1"/>
      <w:marLeft w:val="0"/>
      <w:marRight w:val="0"/>
      <w:marTop w:val="0"/>
      <w:marBottom w:val="0"/>
      <w:divBdr>
        <w:top w:val="none" w:sz="0" w:space="0" w:color="auto"/>
        <w:left w:val="none" w:sz="0" w:space="0" w:color="auto"/>
        <w:bottom w:val="none" w:sz="0" w:space="0" w:color="auto"/>
        <w:right w:val="none" w:sz="0" w:space="0" w:color="auto"/>
      </w:divBdr>
    </w:div>
    <w:div w:id="16414191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openxmlformats.org/officeDocument/2006/relationships/hyperlink" Target="https://gatesopenresearch.s3.amazonaws.com/supplementary/12838/f7b1ea69-1fb5-46e5-98d8-5601c4d6f731.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clinepidb.org/ce/app" TargetMode="External"/><Relationship Id="rId2" Type="http://schemas.openxmlformats.org/officeDocument/2006/relationships/numbering" Target="numbering.xml"/><Relationship Id="rId16" Type="http://schemas.openxmlformats.org/officeDocument/2006/relationships/hyperlink" Target="https://doi.org/10.6084/m9.figshare.6797408.v3"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6DA3AE7-D59C-4A46-8563-35A9BDC69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25932</Words>
  <Characters>147817</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2017-08-28T16:43:00Z</cp:lastPrinted>
  <dcterms:created xsi:type="dcterms:W3CDTF">2019-02-15T19:25:00Z</dcterms:created>
  <dcterms:modified xsi:type="dcterms:W3CDTF">2019-02-18T16:04:00Z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id="http://www.zotero.org/styles/nature-communications"/&gt;&lt;hasBiblio/&gt;&lt;format class="21"/&gt;&lt;count citations="32" publications="39"/&gt;&lt;/info&gt;PAPERS2_INFO_END</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7th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Document_1">
    <vt:lpwstr>True</vt:lpwstr>
  </property>
  <property fmtid="{D5CDD505-2E9C-101B-9397-08002B2CF9AE}" pid="24" name="Mendeley Unique User Id_1">
    <vt:lpwstr>eca6abf0-f808-311b-940c-b2ee766850bc</vt:lpwstr>
  </property>
  <property fmtid="{D5CDD505-2E9C-101B-9397-08002B2CF9AE}" pid="25" name="Mendeley Citation Style_1">
    <vt:lpwstr>http://www.zotero.org/styles/vancouver</vt:lpwstr>
  </property>
  <property fmtid="{D5CDD505-2E9C-101B-9397-08002B2CF9AE}" pid="26" name="ZOTERO_PREF_1">
    <vt:lpwstr>&lt;data data-version="3" zotero-version="5.0.55"&gt;&lt;session id="TGMolSNs"/&gt;&lt;style id="http://www.zotero.org/styles/nature" hasBibliography="1" bibliographyStyleHasBeenSet="0"/&gt;&lt;prefs&gt;&lt;pref name="fieldType" value="Field"/&gt;&lt;pref name="automaticJournalAbbreviati</vt:lpwstr>
  </property>
  <property fmtid="{D5CDD505-2E9C-101B-9397-08002B2CF9AE}" pid="27" name="ZOTERO_PREF_2">
    <vt:lpwstr>ons" value="true"/&gt;&lt;/prefs&gt;&lt;/data&gt;</vt:lpwstr>
  </property>
</Properties>
</file>